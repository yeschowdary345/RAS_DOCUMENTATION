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Style w:val="Zwaar"/>
          <w:rFonts w:asciiTheme="minorHAnsi" w:eastAsia="Times New Roman" w:hAnsiTheme="minorHAnsi"/>
          <w:b w:val="0"/>
          <w:bCs w:val="0"/>
          <w:lang w:val="en-US"/>
        </w:rPr>
        <w:id w:val="1235976793"/>
        <w:docPartObj>
          <w:docPartGallery w:val="Cover Pages"/>
          <w:docPartUnique/>
        </w:docPartObj>
      </w:sdtPr>
      <w:sdtContent>
        <w:p w:rsidR="009503DD" w:rsidRDefault="009E2294" w:rsidP="009503DD">
          <w:pPr>
            <w:rPr>
              <w:rStyle w:val="Zwaar"/>
              <w:rFonts w:asciiTheme="minorHAnsi" w:eastAsia="Times New Roman" w:hAnsiTheme="minorHAnsi"/>
              <w:kern w:val="36"/>
              <w:sz w:val="48"/>
              <w:szCs w:val="48"/>
              <w:lang w:val="en-US"/>
            </w:rPr>
          </w:pPr>
          <w:r w:rsidRPr="009E2294">
            <w:rPr>
              <w:rStyle w:val="Zwaar"/>
            </w:rPr>
            <w:pict>
              <v:shapetype id="_x0000_t202" coordsize="21600,21600" o:spt="202" path="m,l,21600r21600,l21600,xe">
                <v:stroke joinstyle="miter"/>
                <v:path gradientshapeok="t" o:connecttype="rect"/>
              </v:shapetype>
              <v:shape id="Text Box 138" o:spid="_x0000_s1026" type="#_x0000_t202" style="position:absolute;margin-left:0;margin-top:0;width:560.05pt;height:650.85pt;z-index:251659264;visibility:visible;mso-width-percent:941;mso-height-percent:773;mso-position-horizontal:center;mso-position-horizontal-relative:page;mso-position-vertical:center;mso-position-vertical-relative:page;mso-width-percent:941;mso-height-percent:773;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" fillcolor="white [3201]" stroked="f" strokeweight=".5pt">
                <v:path arrowok="t"/>
                <v:textbox style="mso-next-textbox:#Text Box 138"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tblPr>
                      <w:tblGrid>
                        <w:gridCol w:w="6130"/>
                        <w:gridCol w:w="5805"/>
                      </w:tblGrid>
                      <w:tr w:rsidR="009503DD" w:rsidRPr="00B93625">
                        <w:trPr>
                          <w:jc w:val="center"/>
                        </w:trPr>
                        <w:tc>
                          <w:tcPr>
                            <w:tcW w:w="2568" w:type="pct"/>
                            <w:vAlign w:val="center"/>
                          </w:tcPr>
                          <w:p w:rsidR="009503DD" w:rsidRDefault="009503DD">
                            <w:pPr>
                              <w:jc w:val="right"/>
                            </w:pPr>
                            <w:r w:rsidRPr="008E2886">
                              <w:rPr>
                                <w:noProof/>
                              </w:rPr>
                              <w:drawing>
                                <wp:inline distT="0" distB="0" distL="0" distR="0">
                                  <wp:extent cx="3253899" cy="1829435"/>
                                  <wp:effectExtent l="0" t="0" r="381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3276018" cy="1841871"/>
                                          </a:xfrm>
                                          <a:prstGeom prst="rect">
                                            <a:avLst/>
                                          </a:prstGeom>
                                        </pic:spPr>
                                      </pic:pic>
                                    </a:graphicData>
                                  </a:graphic>
                                </wp:inline>
                              </w:drawing>
                            </w:r>
                          </w:p>
                          <w:p w:rsidR="009503DD" w:rsidRDefault="009503DD">
                            <w:pPr>
                              <w:pStyle w:val="Geenafstand"/>
                              <w:spacing w:line="312" w:lineRule="auto"/>
                              <w:jc w:val="right"/>
                              <w:rPr>
                                <w:caps/>
                                <w:color w:val="191919" w:themeColor="text1" w:themeTint="E6"/>
                                <w:sz w:val="72"/>
                                <w:szCs w:val="72"/>
                              </w:rPr>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9503DD" w:rsidRDefault="009503DD">
                                <w:pPr>
                                  <w:pStyle w:val="Geenafstand"/>
                                  <w:spacing w:line="312" w:lineRule="auto"/>
                                  <w:jc w:val="right"/>
                                  <w:rPr>
                                    <w:caps/>
                                    <w:color w:val="191919" w:themeColor="text1" w:themeTint="E6"/>
                                    <w:sz w:val="72"/>
                                    <w:szCs w:val="72"/>
                                  </w:rPr>
                                </w:pPr>
                                <w:r w:rsidRPr="00CB17CD">
                                  <w:rPr>
                                    <w:caps/>
                                    <w:color w:val="191919" w:themeColor="text1" w:themeTint="E6"/>
                                    <w:sz w:val="72"/>
                                    <w:szCs w:val="72"/>
                                  </w:rPr>
                                  <w:t>RAS</w:t>
                                </w:r>
                              </w:p>
                            </w:sdtContent>
                          </w:sdt>
                          <w:sdt>
                            <w:sdtPr>
                              <w:rPr>
                                <w:color w:val="000000" w:themeColor="text1"/>
                                <w:sz w:val="32"/>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9503DD" w:rsidRPr="00CB17CD" w:rsidRDefault="00CB17CD" w:rsidP="000273D5">
                                <w:pPr>
                                  <w:jc w:val="right"/>
                                  <w:rPr>
                                    <w:lang w:val="en-US"/>
                                  </w:rPr>
                                </w:pPr>
                                <w:del w:id="0" w:author="Ives van der Flaas" w:date="2017-09-18T10:16:00Z">
                                  <w:r w:rsidRPr="00CB17CD" w:rsidDel="00CB17CD">
                                    <w:rPr>
                                      <w:color w:val="000000" w:themeColor="text1"/>
                                      <w:sz w:val="32"/>
                                      <w:lang w:val="en-US"/>
                                    </w:rPr>
                                    <w:delText>Quick Start Guide</w:delText>
                                  </w:r>
                                </w:del>
                                <w:ins w:id="1" w:author="Ives van der Flaas" w:date="2017-09-18T10:16:00Z">
                                  <w:r w:rsidRPr="00CB17CD">
                                    <w:rPr>
                                      <w:color w:val="000000" w:themeColor="text1"/>
                                      <w:sz w:val="32"/>
                                      <w:lang w:val="en-US"/>
                                    </w:rPr>
                                    <w:t>Advanced Quick Start Guide</w:t>
                                  </w:r>
                                </w:ins>
                              </w:p>
                            </w:sdtContent>
                          </w:sdt>
                        </w:tc>
                        <w:tc>
                          <w:tcPr>
                            <w:tcW w:w="2432" w:type="pct"/>
                            <w:vAlign w:val="center"/>
                          </w:tcPr>
                          <w:p w:rsidR="009503DD" w:rsidRDefault="009503DD">
                            <w:pPr>
                              <w:pStyle w:val="Geenafstand"/>
                              <w:rPr>
                                <w:caps/>
                                <w:color w:val="ED7D31" w:themeColor="accent2"/>
                                <w:sz w:val="26"/>
                                <w:szCs w:val="26"/>
                              </w:rPr>
                            </w:pPr>
                            <w:r>
                              <w:rPr>
                                <w:caps/>
                                <w:color w:val="ED7D31" w:themeColor="accent2"/>
                                <w:sz w:val="26"/>
                                <w:szCs w:val="26"/>
                              </w:rPr>
                              <w:t>Abstract</w:t>
                            </w:r>
                          </w:p>
                          <w:sdt>
                            <w:sdtPr>
                              <w:rPr>
                                <w:color w:val="000000" w:themeColor="text1"/>
                                <w:lang w:val="en-GB"/>
                              </w:rPr>
                              <w:alias w:val="Abstract"/>
                              <w:tag w:val=""/>
                              <w:id w:val="-2036181933"/>
                              <w:dataBinding w:prefixMappings="xmlns:ns0='http://schemas.microsoft.com/office/2006/coverPageProps' " w:xpath="/ns0:CoverPageProperties[1]/ns0:Abstract[1]" w:storeItemID="{55AF091B-3C7A-41E3-B477-F2FDAA23CFDA}"/>
                              <w:text/>
                            </w:sdtPr>
                            <w:sdtContent>
                              <w:p w:rsidR="009503DD" w:rsidRPr="00823C7E" w:rsidRDefault="000273D5">
                                <w:pPr>
                                  <w:rPr>
                                    <w:color w:val="000000" w:themeColor="text1"/>
                                    <w:lang w:val="en-GB"/>
                                  </w:rPr>
                                </w:pPr>
                                <w:r>
                                  <w:rPr>
                                    <w:color w:val="000000" w:themeColor="text1"/>
                                    <w:lang w:val="en-GB"/>
                                  </w:rPr>
                                  <w:t xml:space="preserve">This document provides users with a quick way to get started using RAS. </w:t>
                                </w:r>
                              </w:p>
                            </w:sdtContent>
                          </w:sdt>
                          <w:p w:rsidR="009503DD" w:rsidRDefault="009503DD">
                            <w:pPr>
                              <w:pStyle w:val="Geenafstand"/>
                              <w:rPr>
                                <w:color w:val="ED7D31" w:themeColor="accent2"/>
                                <w:sz w:val="26"/>
                                <w:szCs w:val="26"/>
                              </w:rPr>
                            </w:pPr>
                          </w:p>
                          <w:p w:rsidR="009503DD" w:rsidRDefault="009503DD">
                            <w:pPr>
                              <w:pStyle w:val="Geenafstand"/>
                            </w:pPr>
                          </w:p>
                        </w:tc>
                      </w:tr>
                    </w:tbl>
                    <w:p w:rsidR="009503DD" w:rsidRPr="004C78B3" w:rsidRDefault="009503DD" w:rsidP="009503DD">
                      <w:pPr>
                        <w:rPr>
                          <w:lang w:val="en-GB"/>
                        </w:rPr>
                      </w:pPr>
                    </w:p>
                  </w:txbxContent>
                </v:textbox>
                <w10:wrap anchorx="page" anchory="page"/>
              </v:shape>
            </w:pict>
          </w:r>
          <w:r w:rsidR="009503DD">
            <w:rPr>
              <w:rStyle w:val="Zwaar"/>
              <w:rFonts w:asciiTheme="minorHAnsi" w:eastAsia="Times New Roman" w:hAnsiTheme="minorHAnsi"/>
              <w:b w:val="0"/>
              <w:bCs w:val="0"/>
              <w:lang w:val="en-US"/>
            </w:rPr>
            <w:br w:type="page"/>
          </w:r>
        </w:p>
      </w:sdtContent>
    </w:sdt>
    <w:p w:rsidR="00AB3C56" w:rsidRDefault="00AB3C56" w:rsidP="009503DD">
      <w:pPr>
        <w:pStyle w:val="Kop1"/>
        <w:rPr>
          <w:ins w:id="2" w:author="Ives van der Flaas" w:date="2017-09-05T09:58:00Z"/>
          <w:rFonts w:asciiTheme="minorHAnsi" w:eastAsia="Times New Roman" w:hAnsiTheme="minorHAnsi"/>
          <w:lang w:val="en-US"/>
        </w:rPr>
      </w:pPr>
      <w:ins w:id="3" w:author="Ives van der Flaas" w:date="2017-09-05T09:58:00Z">
        <w:r>
          <w:rPr>
            <w:rFonts w:asciiTheme="minorHAnsi" w:eastAsia="Times New Roman" w:hAnsiTheme="minorHAnsi"/>
            <w:lang w:val="en-US"/>
          </w:rPr>
          <w:lastRenderedPageBreak/>
          <w:t>Table of Contents</w:t>
        </w:r>
      </w:ins>
    </w:p>
    <w:p w:rsidR="00AB3C56" w:rsidRDefault="009E2294">
      <w:pPr>
        <w:pStyle w:val="Inhopg1"/>
        <w:tabs>
          <w:tab w:val="right" w:leader="dot" w:pos="9017"/>
        </w:tabs>
        <w:rPr>
          <w:ins w:id="4" w:author="Ives van der Flaas" w:date="2017-09-05T09:58:00Z"/>
          <w:rFonts w:asciiTheme="minorHAnsi" w:hAnsiTheme="minorHAnsi" w:cstheme="minorBidi"/>
          <w:noProof/>
          <w:sz w:val="22"/>
          <w:szCs w:val="22"/>
        </w:rPr>
      </w:pPr>
      <w:ins w:id="5" w:author="Ives van der Flaas" w:date="2017-09-05T09:58:00Z">
        <w:r w:rsidRPr="009E2294">
          <w:rPr>
            <w:rFonts w:asciiTheme="minorHAnsi" w:eastAsia="Times New Roman" w:hAnsiTheme="minorHAnsi"/>
            <w:lang w:val="en-US"/>
          </w:rPr>
          <w:fldChar w:fldCharType="begin"/>
        </w:r>
        <w:r w:rsidR="00AB3C56">
          <w:rPr>
            <w:rFonts w:asciiTheme="minorHAnsi" w:eastAsia="Times New Roman" w:hAnsiTheme="minorHAnsi"/>
            <w:lang w:val="en-US"/>
          </w:rPr>
          <w:instrText xml:space="preserve"> TOC \o "1-3" \h \z \u </w:instrText>
        </w:r>
      </w:ins>
      <w:r w:rsidRPr="009E2294">
        <w:rPr>
          <w:rFonts w:asciiTheme="minorHAnsi" w:eastAsia="Times New Roman" w:hAnsiTheme="minorHAnsi"/>
          <w:lang w:val="en-US"/>
        </w:rPr>
        <w:fldChar w:fldCharType="separate"/>
      </w:r>
      <w:ins w:id="6" w:author="Ives van der Flaas" w:date="2017-09-05T09:58:00Z">
        <w:r w:rsidRPr="007D59DF">
          <w:rPr>
            <w:rStyle w:val="Hyperlink"/>
            <w:noProof/>
          </w:rPr>
          <w:fldChar w:fldCharType="begin"/>
        </w:r>
        <w:r w:rsidR="00AB3C56" w:rsidRPr="007D59DF">
          <w:rPr>
            <w:rStyle w:val="Hyperlink"/>
            <w:noProof/>
          </w:rPr>
          <w:instrText xml:space="preserve"> </w:instrText>
        </w:r>
        <w:r w:rsidR="00AB3C56">
          <w:rPr>
            <w:noProof/>
          </w:rPr>
          <w:instrText>HYPERLINK \l "_Toc492368829"</w:instrText>
        </w:r>
        <w:r w:rsidR="00AB3C56" w:rsidRPr="007D59DF">
          <w:rPr>
            <w:rStyle w:val="Hyperlink"/>
            <w:noProof/>
          </w:rPr>
          <w:instrText xml:space="preserve"> </w:instrText>
        </w:r>
        <w:r w:rsidRPr="007D59DF">
          <w:rPr>
            <w:rStyle w:val="Hyperlink"/>
            <w:noProof/>
          </w:rPr>
          <w:fldChar w:fldCharType="separate"/>
        </w:r>
        <w:r w:rsidR="00AB3C56" w:rsidRPr="007D59DF">
          <w:rPr>
            <w:rStyle w:val="Hyperlink"/>
            <w:rFonts w:eastAsia="Times New Roman"/>
            <w:noProof/>
            <w:lang w:val="en-US"/>
          </w:rPr>
          <w:t>Introduction</w:t>
        </w:r>
        <w:r w:rsidR="00AB3C56">
          <w:rPr>
            <w:noProof/>
            <w:webHidden/>
          </w:rPr>
          <w:tab/>
        </w:r>
        <w:r>
          <w:rPr>
            <w:noProof/>
            <w:webHidden/>
          </w:rPr>
          <w:fldChar w:fldCharType="begin"/>
        </w:r>
        <w:r w:rsidR="00AB3C56">
          <w:rPr>
            <w:noProof/>
            <w:webHidden/>
          </w:rPr>
          <w:instrText xml:space="preserve"> PAGEREF _Toc492368829 \h </w:instrText>
        </w:r>
      </w:ins>
      <w:r>
        <w:rPr>
          <w:noProof/>
          <w:webHidden/>
        </w:rPr>
      </w:r>
      <w:r>
        <w:rPr>
          <w:noProof/>
          <w:webHidden/>
        </w:rPr>
        <w:fldChar w:fldCharType="separate"/>
      </w:r>
      <w:ins w:id="7" w:author="Ives van der Flaas" w:date="2017-09-05T09:58:00Z">
        <w:r w:rsidR="00AB3C56">
          <w:rPr>
            <w:noProof/>
            <w:webHidden/>
          </w:rPr>
          <w:t>2</w:t>
        </w:r>
        <w:r>
          <w:rPr>
            <w:noProof/>
            <w:webHidden/>
          </w:rPr>
          <w:fldChar w:fldCharType="end"/>
        </w:r>
        <w:r w:rsidRPr="007D59DF">
          <w:rPr>
            <w:rStyle w:val="Hyperlink"/>
            <w:noProof/>
          </w:rPr>
          <w:fldChar w:fldCharType="end"/>
        </w:r>
      </w:ins>
    </w:p>
    <w:p w:rsidR="00AB3C56" w:rsidRDefault="009E2294">
      <w:pPr>
        <w:pStyle w:val="Inhopg1"/>
        <w:tabs>
          <w:tab w:val="right" w:leader="dot" w:pos="9017"/>
        </w:tabs>
        <w:rPr>
          <w:ins w:id="8" w:author="Ives van der Flaas" w:date="2017-09-05T09:58:00Z"/>
          <w:rFonts w:asciiTheme="minorHAnsi" w:hAnsiTheme="minorHAnsi" w:cstheme="minorBidi"/>
          <w:noProof/>
          <w:sz w:val="22"/>
          <w:szCs w:val="22"/>
        </w:rPr>
      </w:pPr>
      <w:ins w:id="9" w:author="Ives van der Flaas" w:date="2017-09-05T09:58:00Z">
        <w:r w:rsidRPr="007D59DF">
          <w:rPr>
            <w:rStyle w:val="Hyperlink"/>
            <w:noProof/>
          </w:rPr>
          <w:fldChar w:fldCharType="begin"/>
        </w:r>
        <w:r w:rsidR="00AB3C56" w:rsidRPr="007D59DF">
          <w:rPr>
            <w:rStyle w:val="Hyperlink"/>
            <w:noProof/>
          </w:rPr>
          <w:instrText xml:space="preserve"> </w:instrText>
        </w:r>
        <w:r w:rsidR="00AB3C56">
          <w:rPr>
            <w:noProof/>
          </w:rPr>
          <w:instrText>HYPERLINK \l "_Toc492368830"</w:instrText>
        </w:r>
        <w:r w:rsidR="00AB3C56" w:rsidRPr="007D59DF">
          <w:rPr>
            <w:rStyle w:val="Hyperlink"/>
            <w:noProof/>
          </w:rPr>
          <w:instrText xml:space="preserve"> </w:instrText>
        </w:r>
        <w:r w:rsidRPr="007D59DF">
          <w:rPr>
            <w:rStyle w:val="Hyperlink"/>
            <w:noProof/>
          </w:rPr>
          <w:fldChar w:fldCharType="separate"/>
        </w:r>
        <w:r w:rsidR="00AB3C56" w:rsidRPr="007D59DF">
          <w:rPr>
            <w:rStyle w:val="Hyperlink"/>
            <w:noProof/>
            <w:lang w:val="en-US"/>
          </w:rPr>
          <w:t>Getting Started</w:t>
        </w:r>
        <w:r w:rsidR="00AB3C56">
          <w:rPr>
            <w:noProof/>
            <w:webHidden/>
          </w:rPr>
          <w:tab/>
        </w:r>
        <w:r>
          <w:rPr>
            <w:noProof/>
            <w:webHidden/>
          </w:rPr>
          <w:fldChar w:fldCharType="begin"/>
        </w:r>
        <w:r w:rsidR="00AB3C56">
          <w:rPr>
            <w:noProof/>
            <w:webHidden/>
          </w:rPr>
          <w:instrText xml:space="preserve"> PAGEREF _Toc492368830 \h </w:instrText>
        </w:r>
      </w:ins>
      <w:r>
        <w:rPr>
          <w:noProof/>
          <w:webHidden/>
        </w:rPr>
      </w:r>
      <w:r>
        <w:rPr>
          <w:noProof/>
          <w:webHidden/>
        </w:rPr>
        <w:fldChar w:fldCharType="separate"/>
      </w:r>
      <w:ins w:id="10" w:author="Ives van der Flaas" w:date="2017-09-05T09:58:00Z">
        <w:r w:rsidR="00AB3C56">
          <w:rPr>
            <w:noProof/>
            <w:webHidden/>
          </w:rPr>
          <w:t>3</w:t>
        </w:r>
        <w:r>
          <w:rPr>
            <w:noProof/>
            <w:webHidden/>
          </w:rPr>
          <w:fldChar w:fldCharType="end"/>
        </w:r>
        <w:r w:rsidRPr="007D59DF">
          <w:rPr>
            <w:rStyle w:val="Hyperlink"/>
            <w:noProof/>
          </w:rPr>
          <w:fldChar w:fldCharType="end"/>
        </w:r>
      </w:ins>
    </w:p>
    <w:p w:rsidR="00AB3C56" w:rsidRDefault="009E2294">
      <w:pPr>
        <w:pStyle w:val="Inhopg1"/>
        <w:tabs>
          <w:tab w:val="right" w:leader="dot" w:pos="9017"/>
        </w:tabs>
        <w:rPr>
          <w:ins w:id="11" w:author="Ives van der Flaas" w:date="2017-09-05T09:58:00Z"/>
          <w:rFonts w:asciiTheme="minorHAnsi" w:hAnsiTheme="minorHAnsi" w:cstheme="minorBidi"/>
          <w:noProof/>
          <w:sz w:val="22"/>
          <w:szCs w:val="22"/>
        </w:rPr>
      </w:pPr>
      <w:ins w:id="12" w:author="Ives van der Flaas" w:date="2017-09-05T09:58:00Z">
        <w:r w:rsidRPr="007D59DF">
          <w:rPr>
            <w:rStyle w:val="Hyperlink"/>
            <w:noProof/>
          </w:rPr>
          <w:fldChar w:fldCharType="begin"/>
        </w:r>
        <w:r w:rsidR="00AB3C56" w:rsidRPr="007D59DF">
          <w:rPr>
            <w:rStyle w:val="Hyperlink"/>
            <w:noProof/>
          </w:rPr>
          <w:instrText xml:space="preserve"> </w:instrText>
        </w:r>
        <w:r w:rsidR="00AB3C56">
          <w:rPr>
            <w:noProof/>
          </w:rPr>
          <w:instrText>HYPERLINK \l "_Toc492368831"</w:instrText>
        </w:r>
        <w:r w:rsidR="00AB3C56" w:rsidRPr="007D59DF">
          <w:rPr>
            <w:rStyle w:val="Hyperlink"/>
            <w:noProof/>
          </w:rPr>
          <w:instrText xml:space="preserve"> </w:instrText>
        </w:r>
        <w:r w:rsidRPr="007D59DF">
          <w:rPr>
            <w:rStyle w:val="Hyperlink"/>
            <w:noProof/>
          </w:rPr>
          <w:fldChar w:fldCharType="separate"/>
        </w:r>
        <w:r w:rsidR="00AB3C56" w:rsidRPr="007D59DF">
          <w:rPr>
            <w:rStyle w:val="Hyperlink"/>
            <w:noProof/>
            <w:lang w:val="en-US"/>
          </w:rPr>
          <w:t>Data Visualization Workflow</w:t>
        </w:r>
        <w:r w:rsidR="00AB3C56">
          <w:rPr>
            <w:noProof/>
            <w:webHidden/>
          </w:rPr>
          <w:tab/>
        </w:r>
        <w:r>
          <w:rPr>
            <w:noProof/>
            <w:webHidden/>
          </w:rPr>
          <w:fldChar w:fldCharType="begin"/>
        </w:r>
        <w:r w:rsidR="00AB3C56">
          <w:rPr>
            <w:noProof/>
            <w:webHidden/>
          </w:rPr>
          <w:instrText xml:space="preserve"> PAGEREF _Toc492368831 \h </w:instrText>
        </w:r>
      </w:ins>
      <w:r>
        <w:rPr>
          <w:noProof/>
          <w:webHidden/>
        </w:rPr>
      </w:r>
      <w:r>
        <w:rPr>
          <w:noProof/>
          <w:webHidden/>
        </w:rPr>
        <w:fldChar w:fldCharType="separate"/>
      </w:r>
      <w:ins w:id="13" w:author="Ives van der Flaas" w:date="2017-09-05T09:58:00Z">
        <w:r w:rsidR="00AB3C56">
          <w:rPr>
            <w:noProof/>
            <w:webHidden/>
          </w:rPr>
          <w:t>5</w:t>
        </w:r>
        <w:r>
          <w:rPr>
            <w:noProof/>
            <w:webHidden/>
          </w:rPr>
          <w:fldChar w:fldCharType="end"/>
        </w:r>
        <w:r w:rsidRPr="007D59DF">
          <w:rPr>
            <w:rStyle w:val="Hyperlink"/>
            <w:noProof/>
          </w:rPr>
          <w:fldChar w:fldCharType="end"/>
        </w:r>
      </w:ins>
    </w:p>
    <w:p w:rsidR="00AB3C56" w:rsidRDefault="009E2294">
      <w:pPr>
        <w:pStyle w:val="Inhopg1"/>
        <w:tabs>
          <w:tab w:val="right" w:leader="dot" w:pos="9017"/>
        </w:tabs>
        <w:rPr>
          <w:ins w:id="14" w:author="Ives van der Flaas" w:date="2017-09-05T09:58:00Z"/>
          <w:rFonts w:asciiTheme="minorHAnsi" w:hAnsiTheme="minorHAnsi" w:cstheme="minorBidi"/>
          <w:noProof/>
          <w:sz w:val="22"/>
          <w:szCs w:val="22"/>
        </w:rPr>
      </w:pPr>
      <w:ins w:id="15" w:author="Ives van der Flaas" w:date="2017-09-05T09:58:00Z">
        <w:r w:rsidRPr="007D59DF">
          <w:rPr>
            <w:rStyle w:val="Hyperlink"/>
            <w:noProof/>
          </w:rPr>
          <w:fldChar w:fldCharType="begin"/>
        </w:r>
        <w:r w:rsidR="00AB3C56" w:rsidRPr="007D59DF">
          <w:rPr>
            <w:rStyle w:val="Hyperlink"/>
            <w:noProof/>
          </w:rPr>
          <w:instrText xml:space="preserve"> </w:instrText>
        </w:r>
        <w:r w:rsidR="00AB3C56">
          <w:rPr>
            <w:noProof/>
          </w:rPr>
          <w:instrText>HYPERLINK \l "_Toc492368832"</w:instrText>
        </w:r>
        <w:r w:rsidR="00AB3C56" w:rsidRPr="007D59DF">
          <w:rPr>
            <w:rStyle w:val="Hyperlink"/>
            <w:noProof/>
          </w:rPr>
          <w:instrText xml:space="preserve"> </w:instrText>
        </w:r>
        <w:r w:rsidRPr="007D59DF">
          <w:rPr>
            <w:rStyle w:val="Hyperlink"/>
            <w:noProof/>
          </w:rPr>
          <w:fldChar w:fldCharType="separate"/>
        </w:r>
        <w:r w:rsidR="00AB3C56" w:rsidRPr="007D59DF">
          <w:rPr>
            <w:rStyle w:val="Hyperlink"/>
            <w:noProof/>
            <w:lang w:val="en-US"/>
          </w:rPr>
          <w:t>Creating Filters</w:t>
        </w:r>
        <w:r w:rsidR="00AB3C56">
          <w:rPr>
            <w:noProof/>
            <w:webHidden/>
          </w:rPr>
          <w:tab/>
        </w:r>
        <w:r>
          <w:rPr>
            <w:noProof/>
            <w:webHidden/>
          </w:rPr>
          <w:fldChar w:fldCharType="begin"/>
        </w:r>
        <w:r w:rsidR="00AB3C56">
          <w:rPr>
            <w:noProof/>
            <w:webHidden/>
          </w:rPr>
          <w:instrText xml:space="preserve"> PAGEREF _Toc492368832 \h </w:instrText>
        </w:r>
      </w:ins>
      <w:r>
        <w:rPr>
          <w:noProof/>
          <w:webHidden/>
        </w:rPr>
      </w:r>
      <w:r>
        <w:rPr>
          <w:noProof/>
          <w:webHidden/>
        </w:rPr>
        <w:fldChar w:fldCharType="separate"/>
      </w:r>
      <w:ins w:id="16" w:author="Ives van der Flaas" w:date="2017-09-05T09:58:00Z">
        <w:r w:rsidR="00AB3C56">
          <w:rPr>
            <w:noProof/>
            <w:webHidden/>
          </w:rPr>
          <w:t>6</w:t>
        </w:r>
        <w:r>
          <w:rPr>
            <w:noProof/>
            <w:webHidden/>
          </w:rPr>
          <w:fldChar w:fldCharType="end"/>
        </w:r>
        <w:r w:rsidRPr="007D59DF">
          <w:rPr>
            <w:rStyle w:val="Hyperlink"/>
            <w:noProof/>
          </w:rPr>
          <w:fldChar w:fldCharType="end"/>
        </w:r>
      </w:ins>
    </w:p>
    <w:p w:rsidR="00AB3C56" w:rsidRDefault="009E2294">
      <w:pPr>
        <w:pStyle w:val="Inhopg2"/>
        <w:tabs>
          <w:tab w:val="left" w:pos="660"/>
          <w:tab w:val="right" w:leader="dot" w:pos="9017"/>
        </w:tabs>
        <w:rPr>
          <w:ins w:id="17" w:author="Ives van der Flaas" w:date="2017-09-05T09:58:00Z"/>
          <w:rFonts w:asciiTheme="minorHAnsi" w:hAnsiTheme="minorHAnsi" w:cstheme="minorBidi"/>
          <w:noProof/>
          <w:sz w:val="22"/>
          <w:szCs w:val="22"/>
        </w:rPr>
      </w:pPr>
      <w:ins w:id="18" w:author="Ives van der Flaas" w:date="2017-09-05T09:58:00Z">
        <w:r w:rsidRPr="007D59DF">
          <w:rPr>
            <w:rStyle w:val="Hyperlink"/>
            <w:noProof/>
          </w:rPr>
          <w:fldChar w:fldCharType="begin"/>
        </w:r>
        <w:r w:rsidR="00AB3C56" w:rsidRPr="007D59DF">
          <w:rPr>
            <w:rStyle w:val="Hyperlink"/>
            <w:noProof/>
          </w:rPr>
          <w:instrText xml:space="preserve"> </w:instrText>
        </w:r>
        <w:r w:rsidR="00AB3C56">
          <w:rPr>
            <w:noProof/>
          </w:rPr>
          <w:instrText>HYPERLINK \l "_Toc492368833"</w:instrText>
        </w:r>
        <w:r w:rsidR="00AB3C56" w:rsidRPr="007D59DF">
          <w:rPr>
            <w:rStyle w:val="Hyperlink"/>
            <w:noProof/>
          </w:rPr>
          <w:instrText xml:space="preserve"> </w:instrText>
        </w:r>
        <w:r w:rsidRPr="007D59DF">
          <w:rPr>
            <w:rStyle w:val="Hyperlink"/>
            <w:noProof/>
          </w:rPr>
          <w:fldChar w:fldCharType="separate"/>
        </w:r>
        <w:r w:rsidR="00AB3C56" w:rsidRPr="007D59DF">
          <w:rPr>
            <w:rStyle w:val="Hyperlink"/>
            <w:noProof/>
          </w:rPr>
          <w:t>1.</w:t>
        </w:r>
        <w:r w:rsidR="00AB3C56">
          <w:rPr>
            <w:rFonts w:asciiTheme="minorHAnsi" w:hAnsiTheme="minorHAnsi" w:cstheme="minorBidi"/>
            <w:noProof/>
            <w:sz w:val="22"/>
            <w:szCs w:val="22"/>
          </w:rPr>
          <w:tab/>
        </w:r>
        <w:r w:rsidR="00AB3C56" w:rsidRPr="007D59DF">
          <w:rPr>
            <w:rStyle w:val="Hyperlink"/>
            <w:noProof/>
          </w:rPr>
          <w:t>Select the assets whose data will be included</w:t>
        </w:r>
        <w:r w:rsidR="00AB3C56">
          <w:rPr>
            <w:noProof/>
            <w:webHidden/>
          </w:rPr>
          <w:tab/>
        </w:r>
        <w:r>
          <w:rPr>
            <w:noProof/>
            <w:webHidden/>
          </w:rPr>
          <w:fldChar w:fldCharType="begin"/>
        </w:r>
        <w:r w:rsidR="00AB3C56">
          <w:rPr>
            <w:noProof/>
            <w:webHidden/>
          </w:rPr>
          <w:instrText xml:space="preserve"> PAGEREF _Toc492368833 \h </w:instrText>
        </w:r>
      </w:ins>
      <w:r>
        <w:rPr>
          <w:noProof/>
          <w:webHidden/>
        </w:rPr>
      </w:r>
      <w:r>
        <w:rPr>
          <w:noProof/>
          <w:webHidden/>
        </w:rPr>
        <w:fldChar w:fldCharType="separate"/>
      </w:r>
      <w:ins w:id="19" w:author="Ives van der Flaas" w:date="2017-09-05T09:58:00Z">
        <w:r w:rsidR="00AB3C56">
          <w:rPr>
            <w:noProof/>
            <w:webHidden/>
          </w:rPr>
          <w:t>6</w:t>
        </w:r>
        <w:r>
          <w:rPr>
            <w:noProof/>
            <w:webHidden/>
          </w:rPr>
          <w:fldChar w:fldCharType="end"/>
        </w:r>
        <w:r w:rsidRPr="007D59DF">
          <w:rPr>
            <w:rStyle w:val="Hyperlink"/>
            <w:noProof/>
          </w:rPr>
          <w:fldChar w:fldCharType="end"/>
        </w:r>
      </w:ins>
    </w:p>
    <w:p w:rsidR="00AB3C56" w:rsidRDefault="009E2294">
      <w:pPr>
        <w:pStyle w:val="Inhopg2"/>
        <w:tabs>
          <w:tab w:val="left" w:pos="660"/>
          <w:tab w:val="right" w:leader="dot" w:pos="9017"/>
        </w:tabs>
        <w:rPr>
          <w:ins w:id="20" w:author="Ives van der Flaas" w:date="2017-09-05T09:58:00Z"/>
          <w:rFonts w:asciiTheme="minorHAnsi" w:hAnsiTheme="minorHAnsi" w:cstheme="minorBidi"/>
          <w:noProof/>
          <w:sz w:val="22"/>
          <w:szCs w:val="22"/>
        </w:rPr>
      </w:pPr>
      <w:ins w:id="21" w:author="Ives van der Flaas" w:date="2017-09-05T09:58:00Z">
        <w:r w:rsidRPr="007D59DF">
          <w:rPr>
            <w:rStyle w:val="Hyperlink"/>
            <w:noProof/>
          </w:rPr>
          <w:fldChar w:fldCharType="begin"/>
        </w:r>
        <w:r w:rsidR="00AB3C56" w:rsidRPr="007D59DF">
          <w:rPr>
            <w:rStyle w:val="Hyperlink"/>
            <w:noProof/>
          </w:rPr>
          <w:instrText xml:space="preserve"> </w:instrText>
        </w:r>
        <w:r w:rsidR="00AB3C56">
          <w:rPr>
            <w:noProof/>
          </w:rPr>
          <w:instrText>HYPERLINK \l "_Toc492368834"</w:instrText>
        </w:r>
        <w:r w:rsidR="00AB3C56" w:rsidRPr="007D59DF">
          <w:rPr>
            <w:rStyle w:val="Hyperlink"/>
            <w:noProof/>
          </w:rPr>
          <w:instrText xml:space="preserve"> </w:instrText>
        </w:r>
        <w:r w:rsidRPr="007D59DF">
          <w:rPr>
            <w:rStyle w:val="Hyperlink"/>
            <w:noProof/>
          </w:rPr>
          <w:fldChar w:fldCharType="separate"/>
        </w:r>
        <w:r w:rsidR="00AB3C56" w:rsidRPr="007D59DF">
          <w:rPr>
            <w:rStyle w:val="Hyperlink"/>
            <w:noProof/>
          </w:rPr>
          <w:t>2.</w:t>
        </w:r>
        <w:r w:rsidR="00AB3C56">
          <w:rPr>
            <w:rFonts w:asciiTheme="minorHAnsi" w:hAnsiTheme="minorHAnsi" w:cstheme="minorBidi"/>
            <w:noProof/>
            <w:sz w:val="22"/>
            <w:szCs w:val="22"/>
          </w:rPr>
          <w:tab/>
        </w:r>
        <w:r w:rsidR="00AB3C56" w:rsidRPr="007D59DF">
          <w:rPr>
            <w:rStyle w:val="Hyperlink"/>
            <w:noProof/>
          </w:rPr>
          <w:t>Select the properties to be included</w:t>
        </w:r>
        <w:r w:rsidR="00AB3C56">
          <w:rPr>
            <w:noProof/>
            <w:webHidden/>
          </w:rPr>
          <w:tab/>
        </w:r>
        <w:r>
          <w:rPr>
            <w:noProof/>
            <w:webHidden/>
          </w:rPr>
          <w:fldChar w:fldCharType="begin"/>
        </w:r>
        <w:r w:rsidR="00AB3C56">
          <w:rPr>
            <w:noProof/>
            <w:webHidden/>
          </w:rPr>
          <w:instrText xml:space="preserve"> PAGEREF _Toc492368834 \h </w:instrText>
        </w:r>
      </w:ins>
      <w:r>
        <w:rPr>
          <w:noProof/>
          <w:webHidden/>
        </w:rPr>
      </w:r>
      <w:r>
        <w:rPr>
          <w:noProof/>
          <w:webHidden/>
        </w:rPr>
        <w:fldChar w:fldCharType="separate"/>
      </w:r>
      <w:ins w:id="22" w:author="Ives van der Flaas" w:date="2017-09-05T09:58:00Z">
        <w:r w:rsidR="00AB3C56">
          <w:rPr>
            <w:noProof/>
            <w:webHidden/>
          </w:rPr>
          <w:t>7</w:t>
        </w:r>
        <w:r>
          <w:rPr>
            <w:noProof/>
            <w:webHidden/>
          </w:rPr>
          <w:fldChar w:fldCharType="end"/>
        </w:r>
        <w:r w:rsidRPr="007D59DF">
          <w:rPr>
            <w:rStyle w:val="Hyperlink"/>
            <w:noProof/>
          </w:rPr>
          <w:fldChar w:fldCharType="end"/>
        </w:r>
      </w:ins>
    </w:p>
    <w:p w:rsidR="00AB3C56" w:rsidRDefault="009E2294">
      <w:pPr>
        <w:pStyle w:val="Inhopg2"/>
        <w:tabs>
          <w:tab w:val="right" w:leader="dot" w:pos="9017"/>
        </w:tabs>
        <w:rPr>
          <w:ins w:id="23" w:author="Ives van der Flaas" w:date="2017-09-05T09:58:00Z"/>
          <w:rFonts w:asciiTheme="minorHAnsi" w:hAnsiTheme="minorHAnsi" w:cstheme="minorBidi"/>
          <w:noProof/>
          <w:sz w:val="22"/>
          <w:szCs w:val="22"/>
        </w:rPr>
      </w:pPr>
      <w:ins w:id="24" w:author="Ives van der Flaas" w:date="2017-09-05T09:58:00Z">
        <w:r w:rsidRPr="007D59DF">
          <w:rPr>
            <w:rStyle w:val="Hyperlink"/>
            <w:noProof/>
          </w:rPr>
          <w:fldChar w:fldCharType="begin"/>
        </w:r>
        <w:r w:rsidR="00AB3C56" w:rsidRPr="007D59DF">
          <w:rPr>
            <w:rStyle w:val="Hyperlink"/>
            <w:noProof/>
          </w:rPr>
          <w:instrText xml:space="preserve"> </w:instrText>
        </w:r>
        <w:r w:rsidR="00AB3C56">
          <w:rPr>
            <w:noProof/>
          </w:rPr>
          <w:instrText>HYPERLINK \l "_Toc492368835"</w:instrText>
        </w:r>
        <w:r w:rsidR="00AB3C56" w:rsidRPr="007D59DF">
          <w:rPr>
            <w:rStyle w:val="Hyperlink"/>
            <w:noProof/>
          </w:rPr>
          <w:instrText xml:space="preserve"> </w:instrText>
        </w:r>
        <w:r w:rsidRPr="007D59DF">
          <w:rPr>
            <w:rStyle w:val="Hyperlink"/>
            <w:noProof/>
          </w:rPr>
          <w:fldChar w:fldCharType="separate"/>
        </w:r>
        <w:r w:rsidR="00AB3C56" w:rsidRPr="007D59DF">
          <w:rPr>
            <w:rStyle w:val="Hyperlink"/>
            <w:noProof/>
          </w:rPr>
          <w:t>3. Select data range</w:t>
        </w:r>
        <w:r w:rsidR="00AB3C56">
          <w:rPr>
            <w:noProof/>
            <w:webHidden/>
          </w:rPr>
          <w:tab/>
        </w:r>
        <w:r>
          <w:rPr>
            <w:noProof/>
            <w:webHidden/>
          </w:rPr>
          <w:fldChar w:fldCharType="begin"/>
        </w:r>
        <w:r w:rsidR="00AB3C56">
          <w:rPr>
            <w:noProof/>
            <w:webHidden/>
          </w:rPr>
          <w:instrText xml:space="preserve"> PAGEREF _Toc492368835 \h </w:instrText>
        </w:r>
      </w:ins>
      <w:r>
        <w:rPr>
          <w:noProof/>
          <w:webHidden/>
        </w:rPr>
      </w:r>
      <w:r>
        <w:rPr>
          <w:noProof/>
          <w:webHidden/>
        </w:rPr>
        <w:fldChar w:fldCharType="separate"/>
      </w:r>
      <w:ins w:id="25" w:author="Ives van der Flaas" w:date="2017-09-05T09:58:00Z">
        <w:r w:rsidR="00AB3C56">
          <w:rPr>
            <w:noProof/>
            <w:webHidden/>
          </w:rPr>
          <w:t>8</w:t>
        </w:r>
        <w:r>
          <w:rPr>
            <w:noProof/>
            <w:webHidden/>
          </w:rPr>
          <w:fldChar w:fldCharType="end"/>
        </w:r>
        <w:r w:rsidRPr="007D59DF">
          <w:rPr>
            <w:rStyle w:val="Hyperlink"/>
            <w:noProof/>
          </w:rPr>
          <w:fldChar w:fldCharType="end"/>
        </w:r>
      </w:ins>
    </w:p>
    <w:p w:rsidR="00AB3C56" w:rsidRDefault="009E2294">
      <w:pPr>
        <w:pStyle w:val="Inhopg2"/>
        <w:tabs>
          <w:tab w:val="right" w:leader="dot" w:pos="9017"/>
        </w:tabs>
        <w:rPr>
          <w:ins w:id="26" w:author="Ives van der Flaas" w:date="2017-09-05T09:58:00Z"/>
          <w:rFonts w:asciiTheme="minorHAnsi" w:hAnsiTheme="minorHAnsi" w:cstheme="minorBidi"/>
          <w:noProof/>
          <w:sz w:val="22"/>
          <w:szCs w:val="22"/>
        </w:rPr>
      </w:pPr>
      <w:ins w:id="27" w:author="Ives van der Flaas" w:date="2017-09-05T09:58:00Z">
        <w:r w:rsidRPr="007D59DF">
          <w:rPr>
            <w:rStyle w:val="Hyperlink"/>
            <w:noProof/>
          </w:rPr>
          <w:fldChar w:fldCharType="begin"/>
        </w:r>
        <w:r w:rsidR="00AB3C56" w:rsidRPr="007D59DF">
          <w:rPr>
            <w:rStyle w:val="Hyperlink"/>
            <w:noProof/>
          </w:rPr>
          <w:instrText xml:space="preserve"> </w:instrText>
        </w:r>
        <w:r w:rsidR="00AB3C56">
          <w:rPr>
            <w:noProof/>
          </w:rPr>
          <w:instrText>HYPERLINK \l "_Toc492368836"</w:instrText>
        </w:r>
        <w:r w:rsidR="00AB3C56" w:rsidRPr="007D59DF">
          <w:rPr>
            <w:rStyle w:val="Hyperlink"/>
            <w:noProof/>
          </w:rPr>
          <w:instrText xml:space="preserve"> </w:instrText>
        </w:r>
        <w:r w:rsidRPr="007D59DF">
          <w:rPr>
            <w:rStyle w:val="Hyperlink"/>
            <w:noProof/>
          </w:rPr>
          <w:fldChar w:fldCharType="separate"/>
        </w:r>
        <w:r w:rsidR="00AB3C56" w:rsidRPr="007D59DF">
          <w:rPr>
            <w:rStyle w:val="Hyperlink"/>
            <w:noProof/>
          </w:rPr>
          <w:t>4. Select time range</w:t>
        </w:r>
        <w:r w:rsidR="00AB3C56">
          <w:rPr>
            <w:noProof/>
            <w:webHidden/>
          </w:rPr>
          <w:tab/>
        </w:r>
        <w:r>
          <w:rPr>
            <w:noProof/>
            <w:webHidden/>
          </w:rPr>
          <w:fldChar w:fldCharType="begin"/>
        </w:r>
        <w:r w:rsidR="00AB3C56">
          <w:rPr>
            <w:noProof/>
            <w:webHidden/>
          </w:rPr>
          <w:instrText xml:space="preserve"> PAGEREF _Toc492368836 \h </w:instrText>
        </w:r>
      </w:ins>
      <w:r>
        <w:rPr>
          <w:noProof/>
          <w:webHidden/>
        </w:rPr>
      </w:r>
      <w:r>
        <w:rPr>
          <w:noProof/>
          <w:webHidden/>
        </w:rPr>
        <w:fldChar w:fldCharType="separate"/>
      </w:r>
      <w:ins w:id="28" w:author="Ives van der Flaas" w:date="2017-09-05T09:58:00Z">
        <w:r w:rsidR="00AB3C56">
          <w:rPr>
            <w:noProof/>
            <w:webHidden/>
          </w:rPr>
          <w:t>9</w:t>
        </w:r>
        <w:r>
          <w:rPr>
            <w:noProof/>
            <w:webHidden/>
          </w:rPr>
          <w:fldChar w:fldCharType="end"/>
        </w:r>
        <w:r w:rsidRPr="007D59DF">
          <w:rPr>
            <w:rStyle w:val="Hyperlink"/>
            <w:noProof/>
          </w:rPr>
          <w:fldChar w:fldCharType="end"/>
        </w:r>
      </w:ins>
    </w:p>
    <w:p w:rsidR="00AB3C56" w:rsidRDefault="009E2294">
      <w:pPr>
        <w:pStyle w:val="Inhopg2"/>
        <w:tabs>
          <w:tab w:val="right" w:leader="dot" w:pos="9017"/>
        </w:tabs>
        <w:rPr>
          <w:ins w:id="29" w:author="Ives van der Flaas" w:date="2017-09-05T09:58:00Z"/>
          <w:rFonts w:asciiTheme="minorHAnsi" w:hAnsiTheme="minorHAnsi" w:cstheme="minorBidi"/>
          <w:noProof/>
          <w:sz w:val="22"/>
          <w:szCs w:val="22"/>
        </w:rPr>
      </w:pPr>
      <w:ins w:id="30" w:author="Ives van der Flaas" w:date="2017-09-05T09:58:00Z">
        <w:r w:rsidRPr="007D59DF">
          <w:rPr>
            <w:rStyle w:val="Hyperlink"/>
            <w:noProof/>
          </w:rPr>
          <w:fldChar w:fldCharType="begin"/>
        </w:r>
        <w:r w:rsidR="00AB3C56" w:rsidRPr="007D59DF">
          <w:rPr>
            <w:rStyle w:val="Hyperlink"/>
            <w:noProof/>
          </w:rPr>
          <w:instrText xml:space="preserve"> </w:instrText>
        </w:r>
        <w:r w:rsidR="00AB3C56">
          <w:rPr>
            <w:noProof/>
          </w:rPr>
          <w:instrText>HYPERLINK \l "_Toc492368837"</w:instrText>
        </w:r>
        <w:r w:rsidR="00AB3C56" w:rsidRPr="007D59DF">
          <w:rPr>
            <w:rStyle w:val="Hyperlink"/>
            <w:noProof/>
          </w:rPr>
          <w:instrText xml:space="preserve"> </w:instrText>
        </w:r>
        <w:r w:rsidRPr="007D59DF">
          <w:rPr>
            <w:rStyle w:val="Hyperlink"/>
            <w:noProof/>
          </w:rPr>
          <w:fldChar w:fldCharType="separate"/>
        </w:r>
        <w:r w:rsidR="00AB3C56" w:rsidRPr="007D59DF">
          <w:rPr>
            <w:rStyle w:val="Hyperlink"/>
            <w:noProof/>
          </w:rPr>
          <w:t>5. Complete our filter</w:t>
        </w:r>
        <w:r w:rsidR="00AB3C56">
          <w:rPr>
            <w:noProof/>
            <w:webHidden/>
          </w:rPr>
          <w:tab/>
        </w:r>
        <w:r>
          <w:rPr>
            <w:noProof/>
            <w:webHidden/>
          </w:rPr>
          <w:fldChar w:fldCharType="begin"/>
        </w:r>
        <w:r w:rsidR="00AB3C56">
          <w:rPr>
            <w:noProof/>
            <w:webHidden/>
          </w:rPr>
          <w:instrText xml:space="preserve"> PAGEREF _Toc492368837 \h </w:instrText>
        </w:r>
      </w:ins>
      <w:r>
        <w:rPr>
          <w:noProof/>
          <w:webHidden/>
        </w:rPr>
      </w:r>
      <w:r>
        <w:rPr>
          <w:noProof/>
          <w:webHidden/>
        </w:rPr>
        <w:fldChar w:fldCharType="separate"/>
      </w:r>
      <w:ins w:id="31" w:author="Ives van der Flaas" w:date="2017-09-05T09:58:00Z">
        <w:r w:rsidR="00AB3C56">
          <w:rPr>
            <w:noProof/>
            <w:webHidden/>
          </w:rPr>
          <w:t>10</w:t>
        </w:r>
        <w:r>
          <w:rPr>
            <w:noProof/>
            <w:webHidden/>
          </w:rPr>
          <w:fldChar w:fldCharType="end"/>
        </w:r>
        <w:r w:rsidRPr="007D59DF">
          <w:rPr>
            <w:rStyle w:val="Hyperlink"/>
            <w:noProof/>
          </w:rPr>
          <w:fldChar w:fldCharType="end"/>
        </w:r>
      </w:ins>
    </w:p>
    <w:p w:rsidR="00AB3C56" w:rsidRDefault="009E2294">
      <w:pPr>
        <w:pStyle w:val="Inhopg1"/>
        <w:tabs>
          <w:tab w:val="right" w:leader="dot" w:pos="9017"/>
        </w:tabs>
        <w:rPr>
          <w:ins w:id="32" w:author="Ives van der Flaas" w:date="2017-09-05T09:58:00Z"/>
          <w:rFonts w:asciiTheme="minorHAnsi" w:hAnsiTheme="minorHAnsi" w:cstheme="minorBidi"/>
          <w:noProof/>
          <w:sz w:val="22"/>
          <w:szCs w:val="22"/>
        </w:rPr>
      </w:pPr>
      <w:ins w:id="33" w:author="Ives van der Flaas" w:date="2017-09-05T09:58:00Z">
        <w:r w:rsidRPr="007D59DF">
          <w:rPr>
            <w:rStyle w:val="Hyperlink"/>
            <w:noProof/>
          </w:rPr>
          <w:fldChar w:fldCharType="begin"/>
        </w:r>
        <w:r w:rsidR="00AB3C56" w:rsidRPr="007D59DF">
          <w:rPr>
            <w:rStyle w:val="Hyperlink"/>
            <w:noProof/>
          </w:rPr>
          <w:instrText xml:space="preserve"> </w:instrText>
        </w:r>
        <w:r w:rsidR="00AB3C56">
          <w:rPr>
            <w:noProof/>
          </w:rPr>
          <w:instrText>HYPERLINK \l "_Toc492368838"</w:instrText>
        </w:r>
        <w:r w:rsidR="00AB3C56" w:rsidRPr="007D59DF">
          <w:rPr>
            <w:rStyle w:val="Hyperlink"/>
            <w:noProof/>
          </w:rPr>
          <w:instrText xml:space="preserve"> </w:instrText>
        </w:r>
        <w:r w:rsidRPr="007D59DF">
          <w:rPr>
            <w:rStyle w:val="Hyperlink"/>
            <w:noProof/>
          </w:rPr>
          <w:fldChar w:fldCharType="separate"/>
        </w:r>
        <w:r w:rsidR="00AB3C56" w:rsidRPr="007D59DF">
          <w:rPr>
            <w:rStyle w:val="Hyperlink"/>
            <w:noProof/>
            <w:lang w:val="en-US"/>
          </w:rPr>
          <w:t>Creating Dashboards</w:t>
        </w:r>
        <w:r w:rsidR="00AB3C56">
          <w:rPr>
            <w:noProof/>
            <w:webHidden/>
          </w:rPr>
          <w:tab/>
        </w:r>
        <w:r>
          <w:rPr>
            <w:noProof/>
            <w:webHidden/>
          </w:rPr>
          <w:fldChar w:fldCharType="begin"/>
        </w:r>
        <w:r w:rsidR="00AB3C56">
          <w:rPr>
            <w:noProof/>
            <w:webHidden/>
          </w:rPr>
          <w:instrText xml:space="preserve"> PAGEREF _Toc492368838 \h </w:instrText>
        </w:r>
      </w:ins>
      <w:r>
        <w:rPr>
          <w:noProof/>
          <w:webHidden/>
        </w:rPr>
      </w:r>
      <w:r>
        <w:rPr>
          <w:noProof/>
          <w:webHidden/>
        </w:rPr>
        <w:fldChar w:fldCharType="separate"/>
      </w:r>
      <w:ins w:id="34" w:author="Ives van der Flaas" w:date="2017-09-05T09:58:00Z">
        <w:r w:rsidR="00AB3C56">
          <w:rPr>
            <w:noProof/>
            <w:webHidden/>
          </w:rPr>
          <w:t>11</w:t>
        </w:r>
        <w:r>
          <w:rPr>
            <w:noProof/>
            <w:webHidden/>
          </w:rPr>
          <w:fldChar w:fldCharType="end"/>
        </w:r>
        <w:r w:rsidRPr="007D59DF">
          <w:rPr>
            <w:rStyle w:val="Hyperlink"/>
            <w:noProof/>
          </w:rPr>
          <w:fldChar w:fldCharType="end"/>
        </w:r>
      </w:ins>
    </w:p>
    <w:p w:rsidR="009503DD" w:rsidRPr="00F5026E" w:rsidDel="00AB3C56" w:rsidRDefault="009E2294" w:rsidP="00AB3C56">
      <w:pPr>
        <w:pStyle w:val="Kop1"/>
        <w:rPr>
          <w:del w:id="35" w:author="Ives van der Flaas" w:date="2017-09-05T09:58:00Z"/>
          <w:rFonts w:asciiTheme="minorHAnsi" w:eastAsia="Times New Roman" w:hAnsiTheme="minorHAnsi"/>
          <w:lang w:val="en-US"/>
        </w:rPr>
      </w:pPr>
      <w:ins w:id="36" w:author="Ives van der Flaas" w:date="2017-09-05T09:58:00Z">
        <w:r>
          <w:rPr>
            <w:rFonts w:asciiTheme="minorHAnsi" w:eastAsia="Times New Roman" w:hAnsiTheme="minorHAnsi"/>
            <w:b w:val="0"/>
            <w:bCs w:val="0"/>
            <w:lang w:val="en-US"/>
          </w:rPr>
          <w:fldChar w:fldCharType="end"/>
        </w:r>
      </w:ins>
      <w:bookmarkStart w:id="37" w:name="_Toc492368829"/>
      <w:commentRangeStart w:id="38"/>
      <w:del w:id="39" w:author="Ives van der Flaas" w:date="2017-09-05T09:58:00Z">
        <w:r w:rsidR="000273D5" w:rsidDel="00AB3C56">
          <w:rPr>
            <w:rFonts w:asciiTheme="minorHAnsi" w:eastAsia="Times New Roman" w:hAnsiTheme="minorHAnsi"/>
            <w:lang w:val="en-US"/>
          </w:rPr>
          <w:delText>Introduction</w:delText>
        </w:r>
        <w:commentRangeEnd w:id="38"/>
        <w:r w:rsidR="007428B6" w:rsidDel="00AB3C56">
          <w:rPr>
            <w:rStyle w:val="Verwijzingopmerking"/>
            <w:b w:val="0"/>
            <w:bCs w:val="0"/>
            <w:kern w:val="0"/>
          </w:rPr>
          <w:commentReference w:id="38"/>
        </w:r>
        <w:bookmarkEnd w:id="37"/>
      </w:del>
    </w:p>
    <w:p w:rsidR="00000000" w:rsidRDefault="000273D5">
      <w:pPr>
        <w:pStyle w:val="Normaalweb"/>
        <w:tabs>
          <w:tab w:val="left" w:pos="2905"/>
        </w:tabs>
        <w:spacing w:line="360" w:lineRule="auto"/>
        <w:rPr>
          <w:rStyle w:val="Zwaar"/>
          <w:rFonts w:asciiTheme="minorHAnsi" w:hAnsiTheme="minorHAnsi"/>
          <w:b w:val="0"/>
          <w:lang w:val="en-US"/>
        </w:rPr>
        <w:pPrChange w:id="40" w:author="Ives van der Flaas" w:date="2017-09-05T09:58:00Z">
          <w:pPr>
            <w:pStyle w:val="Normaalweb"/>
            <w:spacing w:line="360" w:lineRule="auto"/>
          </w:pPr>
        </w:pPrChange>
      </w:pPr>
      <w:commentRangeStart w:id="41"/>
      <w:del w:id="42" w:author="Ives van der Flaas" w:date="2017-09-05T09:58:00Z">
        <w:r w:rsidDel="00AB3C56">
          <w:rPr>
            <w:rStyle w:val="Zwaar"/>
            <w:rFonts w:asciiTheme="minorHAnsi" w:hAnsiTheme="minorHAnsi"/>
            <w:lang w:val="en-US"/>
          </w:rPr>
          <w:delText>&lt;insert RAS lexicon&gt;</w:delText>
        </w:r>
        <w:commentRangeEnd w:id="41"/>
        <w:r w:rsidR="007428B6" w:rsidDel="00AB3C56">
          <w:rPr>
            <w:rStyle w:val="Verwijzingopmerking"/>
          </w:rPr>
          <w:commentReference w:id="41"/>
        </w:r>
      </w:del>
      <w:ins w:id="43" w:author="Ives van der Flaas" w:date="2017-09-05T09:58:00Z">
        <w:r w:rsidR="00AB3C56">
          <w:rPr>
            <w:rStyle w:val="Zwaar"/>
            <w:rFonts w:asciiTheme="minorHAnsi" w:hAnsiTheme="minorHAnsi"/>
            <w:lang w:val="en-US"/>
          </w:rPr>
          <w:tab/>
        </w:r>
      </w:ins>
    </w:p>
    <w:p w:rsidR="000273D5" w:rsidRDefault="000273D5">
      <w:pPr>
        <w:rPr>
          <w:rStyle w:val="Zwaar"/>
          <w:rFonts w:asciiTheme="minorHAnsi" w:hAnsiTheme="minorHAnsi"/>
          <w:lang w:val="en-US"/>
        </w:rPr>
      </w:pPr>
      <w:r>
        <w:rPr>
          <w:rStyle w:val="Zwaar"/>
          <w:rFonts w:asciiTheme="minorHAnsi" w:hAnsiTheme="minorHAnsi"/>
          <w:lang w:val="en-US"/>
        </w:rPr>
        <w:br w:type="page"/>
      </w:r>
    </w:p>
    <w:p w:rsidR="00CB17CD" w:rsidRDefault="00CB17CD" w:rsidP="00CB17CD">
      <w:pPr>
        <w:pStyle w:val="Kop1"/>
        <w:rPr>
          <w:lang w:val="en-US"/>
        </w:rPr>
      </w:pPr>
      <w:bookmarkStart w:id="44" w:name="_Toc492368830"/>
      <w:r>
        <w:rPr>
          <w:lang w:val="en-US"/>
        </w:rPr>
        <w:lastRenderedPageBreak/>
        <w:t>Introduction</w:t>
      </w:r>
    </w:p>
    <w:p w:rsidR="00CB17CD" w:rsidRDefault="00CB17CD" w:rsidP="00CB17CD">
      <w:pPr>
        <w:rPr>
          <w:lang w:val="en-US"/>
        </w:rPr>
      </w:pPr>
      <w:r>
        <w:rPr>
          <w:lang w:val="en-US"/>
        </w:rPr>
        <w:t>This document is meant as a quick start guide for RAS users who plan on using the more advanced functionality in RAS.</w:t>
      </w:r>
      <w:r w:rsidR="00410BD7">
        <w:rPr>
          <w:lang w:val="en-US"/>
        </w:rPr>
        <w:t xml:space="preserve"> Before reading this document, we recommend reading the Basic Quick Start Guide, which outlines how to use</w:t>
      </w:r>
      <w:r w:rsidR="00B93625">
        <w:rPr>
          <w:lang w:val="en-US"/>
        </w:rPr>
        <w:t xml:space="preserve"> the web application in general, as well as the RAS Lexicon, which explains some commonly used terms. </w:t>
      </w:r>
      <w:r>
        <w:rPr>
          <w:lang w:val="en-US"/>
        </w:rPr>
        <w:t>By the end of this guide, you’ll be able to cre</w:t>
      </w:r>
      <w:r w:rsidR="00A83F21">
        <w:rPr>
          <w:lang w:val="en-US"/>
        </w:rPr>
        <w:t>ate your own custom dashboards</w:t>
      </w:r>
      <w:r>
        <w:rPr>
          <w:lang w:val="en-US"/>
        </w:rPr>
        <w:t xml:space="preserve">, using real-life data.  </w:t>
      </w:r>
    </w:p>
    <w:p w:rsidR="00CB17CD" w:rsidRDefault="00CB17CD" w:rsidP="00410BD7">
      <w:pPr>
        <w:rPr>
          <w:lang w:val="en-US"/>
        </w:rPr>
      </w:pPr>
    </w:p>
    <w:p w:rsidR="00410BD7" w:rsidRDefault="00410BD7" w:rsidP="00410BD7">
      <w:pPr>
        <w:rPr>
          <w:lang w:val="en-US"/>
        </w:rPr>
      </w:pPr>
    </w:p>
    <w:p w:rsidR="00CB17CD" w:rsidRDefault="00CB17CD">
      <w:pPr>
        <w:rPr>
          <w:b/>
          <w:bCs/>
          <w:kern w:val="36"/>
          <w:sz w:val="48"/>
          <w:szCs w:val="48"/>
          <w:lang w:val="en-US"/>
        </w:rPr>
      </w:pPr>
      <w:r>
        <w:rPr>
          <w:lang w:val="en-US"/>
        </w:rPr>
        <w:br w:type="page"/>
      </w:r>
    </w:p>
    <w:p w:rsidR="000273D5" w:rsidRDefault="000273D5" w:rsidP="000273D5">
      <w:pPr>
        <w:pStyle w:val="Kop1"/>
        <w:rPr>
          <w:lang w:val="en-US"/>
        </w:rPr>
      </w:pPr>
      <w:r>
        <w:rPr>
          <w:lang w:val="en-US"/>
        </w:rPr>
        <w:lastRenderedPageBreak/>
        <w:t>Getting Started</w:t>
      </w:r>
      <w:bookmarkEnd w:id="44"/>
    </w:p>
    <w:p w:rsidR="000273D5" w:rsidRDefault="0045026C" w:rsidP="0045026C">
      <w:pPr>
        <w:rPr>
          <w:lang w:val="en-US"/>
        </w:rPr>
      </w:pPr>
      <w:r>
        <w:rPr>
          <w:lang w:val="en-US"/>
        </w:rPr>
        <w:t xml:space="preserve">Use your browser to navigate to </w:t>
      </w:r>
      <w:commentRangeStart w:id="45"/>
      <w:r w:rsidR="009E2294" w:rsidRPr="009E2294">
        <w:fldChar w:fldCharType="begin"/>
      </w:r>
      <w:r w:rsidR="00986208" w:rsidRPr="00F368C2">
        <w:rPr>
          <w:lang w:val="en-US"/>
        </w:rPr>
        <w:instrText xml:space="preserve"> HYPERLINK "http://ras.leclanche.com" </w:instrText>
      </w:r>
      <w:r w:rsidR="009E2294" w:rsidRPr="009E2294">
        <w:fldChar w:fldCharType="separate"/>
      </w:r>
      <w:r w:rsidRPr="00612DE6">
        <w:rPr>
          <w:rStyle w:val="Hyperlink"/>
          <w:lang w:val="en-US"/>
        </w:rPr>
        <w:t>http://ras.leclanche.com</w:t>
      </w:r>
      <w:r w:rsidR="009E2294">
        <w:rPr>
          <w:rStyle w:val="Hyperlink"/>
          <w:lang w:val="en-US"/>
        </w:rPr>
        <w:fldChar w:fldCharType="end"/>
      </w:r>
      <w:commentRangeEnd w:id="45"/>
      <w:r w:rsidR="007428B6">
        <w:rPr>
          <w:rStyle w:val="Verwijzingopmerking"/>
        </w:rPr>
        <w:commentReference w:id="45"/>
      </w:r>
      <w:r>
        <w:rPr>
          <w:lang w:val="en-US"/>
        </w:rPr>
        <w:t xml:space="preserve"> and log in using the credentials provided to you.</w:t>
      </w:r>
    </w:p>
    <w:p w:rsidR="0045026C" w:rsidRDefault="0045026C" w:rsidP="0045026C">
      <w:pPr>
        <w:rPr>
          <w:lang w:val="en-US"/>
        </w:rPr>
      </w:pPr>
    </w:p>
    <w:p w:rsidR="0045026C" w:rsidRDefault="0045026C" w:rsidP="0045026C">
      <w:pPr>
        <w:jc w:val="center"/>
        <w:rPr>
          <w:lang w:val="en-US"/>
        </w:rPr>
      </w:pPr>
      <w:r>
        <w:rPr>
          <w:noProof/>
        </w:rPr>
        <w:drawing>
          <wp:inline distT="0" distB="0" distL="0" distR="0">
            <wp:extent cx="3451221" cy="2706521"/>
            <wp:effectExtent l="95250" t="95250" r="92079" b="93829"/>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452131" cy="2707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026C" w:rsidRDefault="0045026C" w:rsidP="0045026C">
      <w:pPr>
        <w:jc w:val="center"/>
        <w:rPr>
          <w:lang w:val="en-US"/>
        </w:rPr>
      </w:pPr>
    </w:p>
    <w:p w:rsidR="0045026C" w:rsidRDefault="00360BD4" w:rsidP="0045026C">
      <w:pPr>
        <w:rPr>
          <w:lang w:val="en-US"/>
        </w:rPr>
      </w:pPr>
      <w:r>
        <w:rPr>
          <w:lang w:val="en-US"/>
        </w:rPr>
        <w:t>Once logged in, you’ll be greeted with the following screen</w:t>
      </w:r>
    </w:p>
    <w:p w:rsidR="00360BD4" w:rsidRDefault="00360BD4" w:rsidP="00360BD4">
      <w:pPr>
        <w:jc w:val="center"/>
        <w:rPr>
          <w:lang w:val="en-US"/>
        </w:rPr>
      </w:pPr>
      <w:r>
        <w:rPr>
          <w:noProof/>
        </w:rPr>
        <w:drawing>
          <wp:inline distT="0" distB="0" distL="0" distR="0">
            <wp:extent cx="3406084" cy="2671123"/>
            <wp:effectExtent l="95250" t="95250" r="99116" b="91127"/>
            <wp:docPr id="3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410070" cy="26742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A3F00" w:rsidRDefault="00AB3C56" w:rsidP="0045026C">
      <w:pPr>
        <w:rPr>
          <w:lang w:val="en-US"/>
        </w:rPr>
      </w:pPr>
      <w:ins w:id="46" w:author="Ives van der Flaas" w:date="2017-09-05T10:04:00Z">
        <w:r>
          <w:rPr>
            <w:lang w:val="en-US"/>
          </w:rPr>
          <w:t xml:space="preserve">The page can be divided into three sections with distinct functions. </w:t>
        </w:r>
      </w:ins>
      <w:r w:rsidR="00360BD4">
        <w:rPr>
          <w:lang w:val="en-US"/>
        </w:rPr>
        <w:t>On the left you’ll find the menu bar</w:t>
      </w:r>
      <w:del w:id="47" w:author="Ives van der Flaas" w:date="2017-09-05T10:00:00Z">
        <w:r w:rsidR="00360BD4" w:rsidDel="00AB3C56">
          <w:rPr>
            <w:lang w:val="en-US"/>
          </w:rPr>
          <w:delText>. The menu bar</w:delText>
        </w:r>
      </w:del>
      <w:ins w:id="48" w:author="Ives van der Flaas" w:date="2017-09-05T10:00:00Z">
        <w:r>
          <w:rPr>
            <w:lang w:val="en-US"/>
          </w:rPr>
          <w:t>, which</w:t>
        </w:r>
      </w:ins>
      <w:r w:rsidR="00360BD4">
        <w:rPr>
          <w:lang w:val="en-US"/>
        </w:rPr>
        <w:t xml:space="preserve"> is used to navigate the different RAS modules. </w:t>
      </w:r>
      <w:commentRangeStart w:id="49"/>
      <w:del w:id="50" w:author="Ives van der Flaas" w:date="2017-09-05T10:00:00Z">
        <w:r w:rsidR="00434679" w:rsidDel="00AB3C56">
          <w:rPr>
            <w:lang w:val="en-US"/>
          </w:rPr>
          <w:delText>The</w:delText>
        </w:r>
        <w:r w:rsidR="008A3F00" w:rsidDel="00AB3C56">
          <w:rPr>
            <w:lang w:val="en-US"/>
          </w:rPr>
          <w:delText xml:space="preserve"> rest of the page displays content.</w:delText>
        </w:r>
        <w:r w:rsidR="003A0FA6" w:rsidDel="00AB3C56">
          <w:rPr>
            <w:lang w:val="en-US"/>
          </w:rPr>
          <w:delText xml:space="preserve"> </w:delText>
        </w:r>
        <w:commentRangeEnd w:id="49"/>
        <w:r w:rsidR="00FD250C" w:rsidDel="00AB3C56">
          <w:rPr>
            <w:rStyle w:val="Verwijzingopmerking"/>
          </w:rPr>
          <w:commentReference w:id="49"/>
        </w:r>
      </w:del>
      <w:ins w:id="51" w:author="Ives van der Flaas" w:date="2017-09-05T10:05:00Z">
        <w:r>
          <w:rPr>
            <w:lang w:val="en-US"/>
          </w:rPr>
          <w:t xml:space="preserve"> The remainder of the screen is split into the top section, which allows users to log out and view their notifications through the bell icon, and the bottom section which displays the contents of the currently selected module. </w:t>
        </w:r>
      </w:ins>
    </w:p>
    <w:p w:rsidR="008A3F00" w:rsidRDefault="008A3F00">
      <w:pPr>
        <w:rPr>
          <w:lang w:val="en-US"/>
        </w:rPr>
      </w:pPr>
      <w:r>
        <w:rPr>
          <w:lang w:val="en-US"/>
        </w:rPr>
        <w:br w:type="page"/>
      </w:r>
    </w:p>
    <w:p w:rsidR="00360BD4" w:rsidRDefault="00360BD4" w:rsidP="008A3F00">
      <w:pPr>
        <w:rPr>
          <w:lang w:val="en-US"/>
        </w:rPr>
      </w:pPr>
      <w:del w:id="52" w:author="DIJCK Bob" w:date="2017-09-05T09:38:00Z">
        <w:r w:rsidDel="00FD250C">
          <w:rPr>
            <w:lang w:val="en-US"/>
          </w:rPr>
          <w:lastRenderedPageBreak/>
          <w:delText xml:space="preserve">  </w:delText>
        </w:r>
      </w:del>
      <w:r w:rsidR="008A3F00">
        <w:rPr>
          <w:lang w:val="en-US"/>
        </w:rPr>
        <w:t xml:space="preserve">In the “Assets” module, available in the menu bar, you’ll see which assets are available to your company. You can click each of these assets </w:t>
      </w:r>
      <w:del w:id="53" w:author="DIJCK Bob" w:date="2017-09-05T09:39:00Z">
        <w:r w:rsidR="008A3F00" w:rsidDel="00FD250C">
          <w:rPr>
            <w:lang w:val="en-US"/>
          </w:rPr>
          <w:delText xml:space="preserve"> </w:delText>
        </w:r>
      </w:del>
      <w:r w:rsidR="008A3F00">
        <w:rPr>
          <w:lang w:val="en-US"/>
        </w:rPr>
        <w:t xml:space="preserve">to view some details about the assets. </w:t>
      </w:r>
    </w:p>
    <w:p w:rsidR="008A3F00" w:rsidRDefault="008A3F00" w:rsidP="008A3F00">
      <w:pPr>
        <w:rPr>
          <w:lang w:val="en-US"/>
        </w:rPr>
      </w:pPr>
    </w:p>
    <w:p w:rsidR="008A3F00" w:rsidRDefault="008A3F00" w:rsidP="008A3F00">
      <w:pPr>
        <w:rPr>
          <w:lang w:val="en-US"/>
        </w:rPr>
      </w:pPr>
      <w:r>
        <w:rPr>
          <w:noProof/>
        </w:rPr>
        <w:drawing>
          <wp:inline distT="0" distB="0" distL="0" distR="0">
            <wp:extent cx="2571750" cy="2056573"/>
            <wp:effectExtent l="114300" t="76200" r="95250" b="77027"/>
            <wp:docPr id="3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569380" cy="20546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extent cx="2638425" cy="2110291"/>
            <wp:effectExtent l="133350" t="76200" r="123825" b="80459"/>
            <wp:docPr id="34"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637466" cy="2109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5A60" w:rsidRDefault="000F5A60" w:rsidP="008A3F00">
      <w:pPr>
        <w:rPr>
          <w:lang w:val="en-US"/>
        </w:rPr>
      </w:pPr>
    </w:p>
    <w:p w:rsidR="000F5A60" w:rsidRDefault="000F5A60">
      <w:pPr>
        <w:rPr>
          <w:lang w:val="en-US"/>
        </w:rPr>
      </w:pPr>
      <w:r>
        <w:rPr>
          <w:lang w:val="en-US"/>
        </w:rPr>
        <w:br w:type="page"/>
      </w:r>
    </w:p>
    <w:p w:rsidR="000F5A60" w:rsidRDefault="000F5A60" w:rsidP="000F5A60">
      <w:pPr>
        <w:pStyle w:val="Kop1"/>
        <w:rPr>
          <w:lang w:val="en-US"/>
        </w:rPr>
      </w:pPr>
      <w:bookmarkStart w:id="54" w:name="_Toc492368831"/>
      <w:r>
        <w:rPr>
          <w:lang w:val="en-US"/>
        </w:rPr>
        <w:lastRenderedPageBreak/>
        <w:t xml:space="preserve">Data </w:t>
      </w:r>
      <w:r w:rsidR="00667EDA">
        <w:rPr>
          <w:lang w:val="en-US"/>
        </w:rPr>
        <w:t>Visualization</w:t>
      </w:r>
      <w:r>
        <w:rPr>
          <w:lang w:val="en-US"/>
        </w:rPr>
        <w:t xml:space="preserve"> Workflow</w:t>
      </w:r>
      <w:bookmarkEnd w:id="54"/>
    </w:p>
    <w:p w:rsidR="000F5A60" w:rsidRDefault="00F95D0E" w:rsidP="00F95D0E">
      <w:pPr>
        <w:rPr>
          <w:lang w:val="en-US"/>
        </w:rPr>
      </w:pPr>
      <w:r>
        <w:rPr>
          <w:lang w:val="en-US"/>
        </w:rPr>
        <w:t xml:space="preserve">In RAS, data is visualized using what we call Dashboards. A dashboard can contain graphs, maps, tables and more. Before you can create a dashboard, you first need to define a filter. Filters specify </w:t>
      </w:r>
      <w:r w:rsidR="0058502E">
        <w:rPr>
          <w:lang w:val="en-US"/>
        </w:rPr>
        <w:t xml:space="preserve">a data set that can be used by a dashboard. When creating your dashboard, </w:t>
      </w:r>
      <w:del w:id="55" w:author="DIJCK Bob" w:date="2017-09-05T09:40:00Z">
        <w:r w:rsidR="0058502E" w:rsidDel="00FD250C">
          <w:rPr>
            <w:lang w:val="en-US"/>
          </w:rPr>
          <w:delText xml:space="preserve">you’ll </w:delText>
        </w:r>
      </w:del>
      <w:ins w:id="56" w:author="DIJCK Bob" w:date="2017-09-05T09:40:00Z">
        <w:r w:rsidR="00FD250C">
          <w:rPr>
            <w:lang w:val="en-US"/>
          </w:rPr>
          <w:t xml:space="preserve">you must </w:t>
        </w:r>
      </w:ins>
      <w:r w:rsidR="0058502E">
        <w:rPr>
          <w:lang w:val="en-US"/>
        </w:rPr>
        <w:t xml:space="preserve">specify the filter you want to use. </w:t>
      </w:r>
    </w:p>
    <w:p w:rsidR="0058502E" w:rsidRDefault="0058502E" w:rsidP="00F95D0E">
      <w:pPr>
        <w:rPr>
          <w:lang w:val="en-US"/>
        </w:rPr>
      </w:pPr>
    </w:p>
    <w:p w:rsidR="0058502E" w:rsidRDefault="0058502E" w:rsidP="00F95D0E">
      <w:pPr>
        <w:rPr>
          <w:lang w:val="en-US"/>
        </w:rPr>
      </w:pPr>
      <w:commentRangeStart w:id="57"/>
      <w:r>
        <w:rPr>
          <w:noProof/>
        </w:rPr>
        <w:drawing>
          <wp:inline distT="0" distB="0" distL="0" distR="0">
            <wp:extent cx="4214923" cy="1605516"/>
            <wp:effectExtent l="38100" t="0" r="14177" b="0"/>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commentRangeEnd w:id="57"/>
      <w:r w:rsidR="00FD250C">
        <w:rPr>
          <w:rStyle w:val="Verwijzingopmerking"/>
        </w:rPr>
        <w:commentReference w:id="57"/>
      </w:r>
    </w:p>
    <w:p w:rsidR="0058502E" w:rsidRDefault="0058502E" w:rsidP="00F95D0E">
      <w:pPr>
        <w:rPr>
          <w:lang w:val="en-US"/>
        </w:rPr>
      </w:pPr>
    </w:p>
    <w:p w:rsidR="00074A45" w:rsidRDefault="00074A45">
      <w:pPr>
        <w:rPr>
          <w:lang w:val="en-US"/>
        </w:rPr>
      </w:pPr>
      <w:r>
        <w:rPr>
          <w:lang w:val="en-US"/>
        </w:rPr>
        <w:br w:type="page"/>
      </w:r>
    </w:p>
    <w:p w:rsidR="00074A45" w:rsidRDefault="00074A45" w:rsidP="00074A45">
      <w:pPr>
        <w:pStyle w:val="Kop1"/>
        <w:rPr>
          <w:lang w:val="en-US"/>
        </w:rPr>
      </w:pPr>
      <w:bookmarkStart w:id="58" w:name="_Toc492368832"/>
      <w:r>
        <w:rPr>
          <w:lang w:val="en-US"/>
        </w:rPr>
        <w:lastRenderedPageBreak/>
        <w:t>Creating Filters</w:t>
      </w:r>
      <w:bookmarkEnd w:id="58"/>
    </w:p>
    <w:p w:rsidR="004B5AF6" w:rsidRDefault="003A0FA6" w:rsidP="003A0FA6">
      <w:pPr>
        <w:rPr>
          <w:lang w:val="en-US"/>
        </w:rPr>
      </w:pPr>
      <w:r>
        <w:rPr>
          <w:lang w:val="en-US"/>
        </w:rPr>
        <w:t xml:space="preserve">Creating a filter is an essential part of data visualization in RAS. </w:t>
      </w:r>
      <w:r w:rsidR="004B5AF6">
        <w:rPr>
          <w:lang w:val="en-US"/>
        </w:rPr>
        <w:t xml:space="preserve">You can create a new filter by clicking the “Create a new filter” button after clicking the “Filters” module in the menu. </w:t>
      </w:r>
    </w:p>
    <w:p w:rsidR="004B5AF6" w:rsidRDefault="004B5AF6" w:rsidP="003A0FA6">
      <w:pPr>
        <w:rPr>
          <w:lang w:val="en-US"/>
        </w:rPr>
      </w:pPr>
    </w:p>
    <w:p w:rsidR="004B5AF6" w:rsidRDefault="004B5AF6" w:rsidP="003A0FA6">
      <w:pPr>
        <w:rPr>
          <w:lang w:val="en-US"/>
        </w:rPr>
      </w:pPr>
      <w:r>
        <w:rPr>
          <w:noProof/>
        </w:rPr>
        <w:drawing>
          <wp:inline distT="0" distB="0" distL="0" distR="0">
            <wp:extent cx="1485900" cy="590550"/>
            <wp:effectExtent l="133350" t="76200" r="95250" b="76200"/>
            <wp:docPr id="36"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l="5455" t="3124"/>
                    <a:stretch>
                      <a:fillRect/>
                    </a:stretch>
                  </pic:blipFill>
                  <pic:spPr bwMode="auto">
                    <a:xfrm>
                      <a:off x="0" y="0"/>
                      <a:ext cx="1485900" cy="590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74A45" w:rsidRDefault="004B5AF6" w:rsidP="003A0FA6">
      <w:pPr>
        <w:rPr>
          <w:lang w:val="en-US"/>
        </w:rPr>
      </w:pPr>
      <w:r>
        <w:rPr>
          <w:lang w:val="en-US"/>
        </w:rPr>
        <w:t xml:space="preserve"> </w:t>
      </w:r>
    </w:p>
    <w:p w:rsidR="0006054A" w:rsidRDefault="00701C71" w:rsidP="003A0FA6">
      <w:pPr>
        <w:rPr>
          <w:lang w:val="en-US"/>
        </w:rPr>
      </w:pPr>
      <w:r>
        <w:rPr>
          <w:lang w:val="en-US"/>
        </w:rPr>
        <w:t xml:space="preserve">Creating a filter is a </w:t>
      </w:r>
      <w:del w:id="59" w:author="DIJCK Bob" w:date="2017-09-05T09:41:00Z">
        <w:r w:rsidDel="00FD250C">
          <w:rPr>
            <w:lang w:val="en-US"/>
          </w:rPr>
          <w:delText xml:space="preserve">five </w:delText>
        </w:r>
      </w:del>
      <w:ins w:id="60" w:author="DIJCK Bob" w:date="2017-09-05T09:41:00Z">
        <w:r w:rsidR="00FD250C">
          <w:rPr>
            <w:lang w:val="en-US"/>
          </w:rPr>
          <w:t>five-</w:t>
        </w:r>
      </w:ins>
      <w:r>
        <w:rPr>
          <w:lang w:val="en-US"/>
        </w:rPr>
        <w:t xml:space="preserve">step process. </w:t>
      </w:r>
      <w:r w:rsidR="00AA5616">
        <w:rPr>
          <w:lang w:val="en-US"/>
        </w:rPr>
        <w:t xml:space="preserve">This chapter will guide you through the creation of a filter that will be used to create a dashboard in the next chapter. </w:t>
      </w:r>
    </w:p>
    <w:p w:rsidR="004B5AF6" w:rsidRDefault="00701C71" w:rsidP="005F01E0">
      <w:pPr>
        <w:pStyle w:val="Kop2"/>
        <w:numPr>
          <w:ilvl w:val="0"/>
          <w:numId w:val="8"/>
        </w:numPr>
        <w:ind w:left="426" w:hanging="426"/>
      </w:pPr>
      <w:bookmarkStart w:id="61" w:name="_Toc492368833"/>
      <w:r w:rsidRPr="007F238D">
        <w:t>Select the assets</w:t>
      </w:r>
      <w:r w:rsidR="007F238D">
        <w:t xml:space="preserve"> whose data will be included</w:t>
      </w:r>
      <w:bookmarkEnd w:id="61"/>
    </w:p>
    <w:p w:rsidR="00936180" w:rsidRDefault="00936180" w:rsidP="00936180">
      <w:pPr>
        <w:rPr>
          <w:lang w:val="en-US"/>
        </w:rPr>
      </w:pPr>
      <w:r>
        <w:rPr>
          <w:lang w:val="en-US"/>
        </w:rPr>
        <w:t>On this page, the assets whose data will be included in the filter (and the eventual</w:t>
      </w:r>
      <w:del w:id="62" w:author="DIJCK Bob" w:date="2017-09-05T09:43:00Z">
        <w:r w:rsidDel="00FD250C">
          <w:rPr>
            <w:lang w:val="en-US"/>
          </w:rPr>
          <w:delText>)</w:delText>
        </w:r>
      </w:del>
      <w:r>
        <w:rPr>
          <w:lang w:val="en-US"/>
        </w:rPr>
        <w:t xml:space="preserve"> dashboard</w:t>
      </w:r>
      <w:ins w:id="63" w:author="DIJCK Bob" w:date="2017-09-05T09:43:00Z">
        <w:r w:rsidR="00FD250C">
          <w:rPr>
            <w:lang w:val="en-US"/>
          </w:rPr>
          <w:t>)</w:t>
        </w:r>
      </w:ins>
      <w:r>
        <w:rPr>
          <w:lang w:val="en-US"/>
        </w:rPr>
        <w:t xml:space="preserve"> can be selected by clicking them. You should select as few assets as possible to achieve the best performance. </w:t>
      </w:r>
    </w:p>
    <w:p w:rsidR="002E645A" w:rsidRDefault="002E645A" w:rsidP="00936180">
      <w:pPr>
        <w:rPr>
          <w:lang w:val="en-US"/>
        </w:rPr>
      </w:pPr>
    </w:p>
    <w:p w:rsidR="002E645A" w:rsidRDefault="002E645A" w:rsidP="00936180">
      <w:pPr>
        <w:rPr>
          <w:lang w:val="en-US"/>
        </w:rPr>
      </w:pPr>
      <w:r>
        <w:rPr>
          <w:lang w:val="en-US"/>
        </w:rPr>
        <w:t xml:space="preserve">In our example, </w:t>
      </w:r>
      <w:ins w:id="64" w:author="Ives van der Flaas" w:date="2017-09-05T10:14:00Z">
        <w:r w:rsidR="00755A6C">
          <w:rPr>
            <w:lang w:val="en-US"/>
          </w:rPr>
          <w:t>the assets we’ll select are “De Lijn 5599” and “De Lijn 5600</w:t>
        </w:r>
      </w:ins>
      <w:ins w:id="65" w:author="Ives van der Flaas" w:date="2017-09-05T10:15:00Z">
        <w:r w:rsidR="00755A6C">
          <w:rPr>
            <w:lang w:val="en-US"/>
          </w:rPr>
          <w:t xml:space="preserve">”. </w:t>
        </w:r>
      </w:ins>
      <w:del w:id="66" w:author="Ives van der Flaas" w:date="2017-09-05T10:14:00Z">
        <w:r w:rsidDel="00755A6C">
          <w:rPr>
            <w:lang w:val="en-US"/>
          </w:rPr>
          <w:delText xml:space="preserve">we’ll select the </w:delText>
        </w:r>
        <w:commentRangeStart w:id="67"/>
        <w:r w:rsidDel="00755A6C">
          <w:rPr>
            <w:lang w:val="en-US"/>
          </w:rPr>
          <w:delText>two buses</w:delText>
        </w:r>
        <w:commentRangeEnd w:id="67"/>
        <w:r w:rsidR="00FD250C" w:rsidDel="00755A6C">
          <w:rPr>
            <w:rStyle w:val="Verwijzingopmerking"/>
          </w:rPr>
          <w:commentReference w:id="67"/>
        </w:r>
      </w:del>
      <w:del w:id="68" w:author="Ives van der Flaas" w:date="2017-09-05T10:12:00Z">
        <w:r w:rsidDel="00755A6C">
          <w:rPr>
            <w:lang w:val="en-US"/>
          </w:rPr>
          <w:delText>.</w:delText>
        </w:r>
      </w:del>
      <w:r>
        <w:rPr>
          <w:lang w:val="en-US"/>
        </w:rPr>
        <w:t xml:space="preserve">  </w:t>
      </w:r>
    </w:p>
    <w:p w:rsidR="00936180" w:rsidRPr="00936180" w:rsidRDefault="00936180" w:rsidP="00936180">
      <w:pPr>
        <w:rPr>
          <w:lang w:val="en-US"/>
        </w:rPr>
      </w:pPr>
    </w:p>
    <w:p w:rsidR="00701C71" w:rsidRDefault="002E645A" w:rsidP="00701C71">
      <w:pPr>
        <w:rPr>
          <w:lang w:val="en-US"/>
        </w:rPr>
      </w:pPr>
      <w:r>
        <w:rPr>
          <w:noProof/>
        </w:rPr>
        <w:drawing>
          <wp:inline distT="0" distB="0" distL="0" distR="0">
            <wp:extent cx="4570095" cy="3685540"/>
            <wp:effectExtent l="133350" t="76200" r="116205" b="86360"/>
            <wp:docPr id="43"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l="20273"/>
                    <a:stretch>
                      <a:fillRect/>
                    </a:stretch>
                  </pic:blipFill>
                  <pic:spPr bwMode="auto">
                    <a:xfrm>
                      <a:off x="0" y="0"/>
                      <a:ext cx="4570095" cy="3685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6180" w:rsidRDefault="00936180" w:rsidP="00701C71">
      <w:pPr>
        <w:rPr>
          <w:lang w:val="en-US"/>
        </w:rPr>
      </w:pPr>
    </w:p>
    <w:p w:rsidR="00936180" w:rsidRDefault="00936180">
      <w:pPr>
        <w:rPr>
          <w:lang w:val="en-US"/>
        </w:rPr>
      </w:pPr>
      <w:r>
        <w:rPr>
          <w:lang w:val="en-US"/>
        </w:rPr>
        <w:br w:type="page"/>
      </w:r>
    </w:p>
    <w:p w:rsidR="00936180" w:rsidRDefault="00936180" w:rsidP="005F01E0">
      <w:pPr>
        <w:pStyle w:val="Kop2"/>
        <w:numPr>
          <w:ilvl w:val="0"/>
          <w:numId w:val="8"/>
        </w:numPr>
        <w:ind w:left="284" w:hanging="284"/>
      </w:pPr>
      <w:bookmarkStart w:id="69" w:name="_Toc492368834"/>
      <w:r>
        <w:lastRenderedPageBreak/>
        <w:t>Select the properties to be included</w:t>
      </w:r>
      <w:bookmarkEnd w:id="69"/>
    </w:p>
    <w:p w:rsidR="005F01E0" w:rsidRDefault="00936180" w:rsidP="00936180">
      <w:pPr>
        <w:rPr>
          <w:lang w:val="en-US"/>
        </w:rPr>
      </w:pPr>
      <w:r>
        <w:rPr>
          <w:lang w:val="en-US"/>
        </w:rPr>
        <w:t>In t</w:t>
      </w:r>
      <w:r w:rsidR="005F01E0">
        <w:rPr>
          <w:lang w:val="en-US"/>
        </w:rPr>
        <w:t>he second step,</w:t>
      </w:r>
      <w:r w:rsidR="00737312">
        <w:rPr>
          <w:lang w:val="en-US"/>
        </w:rPr>
        <w:t xml:space="preserve"> a list of all properties available for the selected assets is shown. By selecting properties, they will be made available for use in a Dashboard. </w:t>
      </w:r>
      <w:r w:rsidR="005F01E0">
        <w:rPr>
          <w:lang w:val="en-US"/>
        </w:rPr>
        <w:t xml:space="preserve"> Users should select as few properties as possible</w:t>
      </w:r>
      <w:r w:rsidR="00737312">
        <w:rPr>
          <w:lang w:val="en-US"/>
        </w:rPr>
        <w:t xml:space="preserve"> to ensure optimal performance. </w:t>
      </w:r>
    </w:p>
    <w:p w:rsidR="005F01E0" w:rsidRDefault="005F01E0" w:rsidP="00936180">
      <w:pPr>
        <w:rPr>
          <w:lang w:val="en-US"/>
        </w:rPr>
      </w:pPr>
    </w:p>
    <w:p w:rsidR="005F01E0" w:rsidRDefault="005F01E0" w:rsidP="00936180">
      <w:pPr>
        <w:rPr>
          <w:lang w:val="en-US"/>
        </w:rPr>
      </w:pPr>
      <w:r>
        <w:rPr>
          <w:lang w:val="en-US"/>
        </w:rPr>
        <w:t xml:space="preserve">In our running example, only the BATCURRENT property is chosen. When creating our dashboard, we’ll graph the battery current (BATCURRENT) for both the buses we selected. </w:t>
      </w:r>
    </w:p>
    <w:p w:rsidR="00936180" w:rsidRPr="00936180" w:rsidRDefault="005F01E0" w:rsidP="00936180">
      <w:pPr>
        <w:rPr>
          <w:lang w:val="en-US"/>
        </w:rPr>
      </w:pPr>
      <w:r>
        <w:rPr>
          <w:lang w:val="en-US"/>
        </w:rPr>
        <w:t xml:space="preserve"> </w:t>
      </w:r>
    </w:p>
    <w:p w:rsidR="005F01E0" w:rsidRDefault="00617BE1" w:rsidP="00826AA9">
      <w:pPr>
        <w:ind w:left="708" w:hanging="708"/>
        <w:rPr>
          <w:lang w:val="en-US"/>
        </w:rPr>
      </w:pPr>
      <w:r>
        <w:rPr>
          <w:noProof/>
        </w:rPr>
        <w:drawing>
          <wp:inline distT="0" distB="0" distL="0" distR="0">
            <wp:extent cx="4512945" cy="3751580"/>
            <wp:effectExtent l="133350" t="57150" r="97155" b="58420"/>
            <wp:docPr id="42"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l="21270"/>
                    <a:stretch>
                      <a:fillRect/>
                    </a:stretch>
                  </pic:blipFill>
                  <pic:spPr bwMode="auto">
                    <a:xfrm>
                      <a:off x="0" y="0"/>
                      <a:ext cx="4512945" cy="3751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F01E0" w:rsidRDefault="005F01E0">
      <w:pPr>
        <w:rPr>
          <w:lang w:val="en-US"/>
        </w:rPr>
      </w:pPr>
      <w:r>
        <w:rPr>
          <w:lang w:val="en-US"/>
        </w:rPr>
        <w:br w:type="page"/>
      </w:r>
    </w:p>
    <w:p w:rsidR="00701C71" w:rsidRDefault="00737312" w:rsidP="00737312">
      <w:pPr>
        <w:pStyle w:val="Kop2"/>
      </w:pPr>
      <w:bookmarkStart w:id="70" w:name="_Toc492368835"/>
      <w:r w:rsidRPr="00737312">
        <w:lastRenderedPageBreak/>
        <w:t>3.</w:t>
      </w:r>
      <w:r>
        <w:t xml:space="preserve"> </w:t>
      </w:r>
      <w:r w:rsidR="005F01E0">
        <w:t xml:space="preserve">Select </w:t>
      </w:r>
      <w:r>
        <w:t>data range</w:t>
      </w:r>
      <w:bookmarkEnd w:id="70"/>
    </w:p>
    <w:p w:rsidR="00737312" w:rsidRDefault="00737312" w:rsidP="00737312">
      <w:pPr>
        <w:pStyle w:val="Lijstalinea"/>
        <w:ind w:left="0"/>
        <w:rPr>
          <w:lang w:val="en-US"/>
        </w:rPr>
      </w:pPr>
      <w:r>
        <w:rPr>
          <w:lang w:val="en-US"/>
        </w:rPr>
        <w:t xml:space="preserve">In the “Filter Data” tab, a list of selected properties and their ranges is shown. By checking the relevant “Enable Filter” checkbox, </w:t>
      </w:r>
      <w:r w:rsidR="005673D0">
        <w:rPr>
          <w:lang w:val="en-US"/>
        </w:rPr>
        <w:t xml:space="preserve">parts of the range for that property can be selected. </w:t>
      </w:r>
    </w:p>
    <w:p w:rsidR="005673D0" w:rsidRDefault="005673D0" w:rsidP="00737312">
      <w:pPr>
        <w:pStyle w:val="Lijstalinea"/>
        <w:ind w:left="0"/>
        <w:rPr>
          <w:lang w:val="en-US"/>
        </w:rPr>
      </w:pPr>
    </w:p>
    <w:p w:rsidR="005673D0" w:rsidRPr="00737312" w:rsidRDefault="005673D0" w:rsidP="00737312">
      <w:pPr>
        <w:pStyle w:val="Lijstalinea"/>
        <w:ind w:left="0"/>
        <w:rPr>
          <w:lang w:val="en-US"/>
        </w:rPr>
      </w:pPr>
      <w:r>
        <w:rPr>
          <w:lang w:val="en-US"/>
        </w:rPr>
        <w:t xml:space="preserve">In our running example, we won’t check the “Enable Filter” checkbox. </w:t>
      </w:r>
    </w:p>
    <w:p w:rsidR="00701C71" w:rsidRDefault="005F01E0" w:rsidP="00701C71">
      <w:pPr>
        <w:rPr>
          <w:lang w:val="en-US"/>
        </w:rPr>
      </w:pPr>
      <w:r>
        <w:rPr>
          <w:noProof/>
        </w:rPr>
        <w:drawing>
          <wp:inline distT="0" distB="0" distL="0" distR="0">
            <wp:extent cx="4560570" cy="3653790"/>
            <wp:effectExtent l="76200" t="76200" r="125730" b="80010"/>
            <wp:docPr id="44"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l="20439"/>
                    <a:stretch>
                      <a:fillRect/>
                    </a:stretch>
                  </pic:blipFill>
                  <pic:spPr bwMode="auto">
                    <a:xfrm>
                      <a:off x="0" y="0"/>
                      <a:ext cx="4560570" cy="3653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673D0" w:rsidRDefault="005673D0">
      <w:pPr>
        <w:rPr>
          <w:lang w:val="en-US"/>
        </w:rPr>
      </w:pPr>
      <w:r>
        <w:rPr>
          <w:lang w:val="en-US"/>
        </w:rPr>
        <w:br w:type="page"/>
      </w:r>
    </w:p>
    <w:p w:rsidR="005673D0" w:rsidRDefault="005673D0" w:rsidP="005673D0">
      <w:pPr>
        <w:pStyle w:val="Kop2"/>
      </w:pPr>
      <w:bookmarkStart w:id="71" w:name="_Toc492368836"/>
      <w:r>
        <w:lastRenderedPageBreak/>
        <w:t>4. Select time range</w:t>
      </w:r>
      <w:bookmarkEnd w:id="71"/>
    </w:p>
    <w:p w:rsidR="005673D0" w:rsidRDefault="00D679DE" w:rsidP="005673D0">
      <w:pPr>
        <w:rPr>
          <w:lang w:val="en-US"/>
        </w:rPr>
      </w:pPr>
      <w:r>
        <w:rPr>
          <w:lang w:val="en-US"/>
        </w:rPr>
        <w:t xml:space="preserve">It’s possible to restrict the time range in which data will be returned. </w:t>
      </w:r>
      <w:r w:rsidR="00220730">
        <w:rPr>
          <w:lang w:val="en-US"/>
        </w:rPr>
        <w:t xml:space="preserve">The time range can be restricted to a relative period (e.g. last week) or an absolute period (e.g. from the first of January 2016 to the fifth of May 2016). </w:t>
      </w:r>
    </w:p>
    <w:p w:rsidR="00220730" w:rsidRDefault="00220730" w:rsidP="005673D0">
      <w:pPr>
        <w:rPr>
          <w:lang w:val="en-US"/>
        </w:rPr>
      </w:pPr>
    </w:p>
    <w:p w:rsidR="00220730" w:rsidRPr="005673D0" w:rsidRDefault="00220730" w:rsidP="005673D0">
      <w:pPr>
        <w:rPr>
          <w:lang w:val="en-US"/>
        </w:rPr>
      </w:pPr>
      <w:r>
        <w:rPr>
          <w:lang w:val="en-US"/>
        </w:rPr>
        <w:t xml:space="preserve">We won’t filter our time range in our running example. </w:t>
      </w:r>
    </w:p>
    <w:p w:rsidR="00160E2D" w:rsidRDefault="00160E2D" w:rsidP="00701C71">
      <w:pPr>
        <w:rPr>
          <w:lang w:val="en-US"/>
        </w:rPr>
      </w:pPr>
      <w:r>
        <w:rPr>
          <w:noProof/>
        </w:rPr>
        <w:drawing>
          <wp:inline distT="0" distB="0" distL="0" distR="0">
            <wp:extent cx="4541520" cy="3710305"/>
            <wp:effectExtent l="133350" t="57150" r="106680" b="61595"/>
            <wp:docPr id="40"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l="20771"/>
                    <a:stretch>
                      <a:fillRect/>
                    </a:stretch>
                  </pic:blipFill>
                  <pic:spPr bwMode="auto">
                    <a:xfrm>
                      <a:off x="0" y="0"/>
                      <a:ext cx="4541520" cy="3710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60E2D" w:rsidRDefault="00160E2D" w:rsidP="00701C71">
      <w:pPr>
        <w:rPr>
          <w:lang w:val="en-US"/>
        </w:rPr>
      </w:pPr>
    </w:p>
    <w:p w:rsidR="00220730" w:rsidRDefault="00220730" w:rsidP="00701C71">
      <w:pPr>
        <w:rPr>
          <w:lang w:val="en-US"/>
        </w:rPr>
      </w:pPr>
    </w:p>
    <w:p w:rsidR="00160E2D" w:rsidRDefault="00160E2D" w:rsidP="00701C71">
      <w:pPr>
        <w:rPr>
          <w:lang w:val="en-US"/>
        </w:rPr>
      </w:pPr>
    </w:p>
    <w:p w:rsidR="00220730" w:rsidRDefault="00220730">
      <w:pPr>
        <w:rPr>
          <w:b/>
          <w:bCs/>
          <w:kern w:val="36"/>
          <w:sz w:val="48"/>
          <w:szCs w:val="48"/>
          <w:lang w:val="en-US"/>
        </w:rPr>
      </w:pPr>
      <w:r>
        <w:rPr>
          <w:lang w:val="en-US"/>
        </w:rPr>
        <w:br w:type="page"/>
      </w:r>
    </w:p>
    <w:p w:rsidR="00220730" w:rsidRDefault="00220730" w:rsidP="00BD4A42">
      <w:pPr>
        <w:pStyle w:val="Kop2"/>
      </w:pPr>
      <w:bookmarkStart w:id="72" w:name="_Toc492368837"/>
      <w:r>
        <w:lastRenderedPageBreak/>
        <w:t>5. Complete our filter</w:t>
      </w:r>
      <w:bookmarkEnd w:id="72"/>
    </w:p>
    <w:p w:rsidR="00220730" w:rsidRDefault="00220730" w:rsidP="00220730">
      <w:pPr>
        <w:rPr>
          <w:lang w:val="en-US"/>
        </w:rPr>
      </w:pPr>
      <w:r>
        <w:rPr>
          <w:lang w:val="en-US"/>
        </w:rPr>
        <w:t xml:space="preserve">In the fifth and final step of the filter creation wizard, </w:t>
      </w:r>
      <w:r w:rsidR="00BD4A42">
        <w:rPr>
          <w:lang w:val="en-US"/>
        </w:rPr>
        <w:t xml:space="preserve">we </w:t>
      </w:r>
      <w:del w:id="73" w:author="DIJCK Bob" w:date="2017-09-05T09:47:00Z">
        <w:r w:rsidR="00BD4A42" w:rsidDel="00986208">
          <w:rPr>
            <w:lang w:val="en-US"/>
          </w:rPr>
          <w:delText xml:space="preserve">can </w:delText>
        </w:r>
      </w:del>
      <w:ins w:id="74" w:author="DIJCK Bob" w:date="2017-09-05T09:47:00Z">
        <w:r w:rsidR="00986208">
          <w:rPr>
            <w:lang w:val="en-US"/>
          </w:rPr>
          <w:t>get a pre</w:t>
        </w:r>
      </w:ins>
      <w:r w:rsidR="00BD4A42">
        <w:rPr>
          <w:lang w:val="en-US"/>
        </w:rPr>
        <w:t xml:space="preserve">view </w:t>
      </w:r>
      <w:ins w:id="75" w:author="DIJCK Bob" w:date="2017-09-05T09:47:00Z">
        <w:r w:rsidR="00986208">
          <w:rPr>
            <w:lang w:val="en-US"/>
          </w:rPr>
          <w:t xml:space="preserve">of </w:t>
        </w:r>
      </w:ins>
      <w:r w:rsidR="00BD4A42">
        <w:rPr>
          <w:lang w:val="en-US"/>
        </w:rPr>
        <w:t xml:space="preserve">the data the filter </w:t>
      </w:r>
      <w:del w:id="76" w:author="DIJCK Bob" w:date="2017-09-05T09:47:00Z">
        <w:r w:rsidR="00BD4A42" w:rsidDel="00986208">
          <w:rPr>
            <w:lang w:val="en-US"/>
          </w:rPr>
          <w:delText xml:space="preserve">can </w:delText>
        </w:r>
      </w:del>
      <w:ins w:id="77" w:author="DIJCK Bob" w:date="2017-09-05T09:47:00Z">
        <w:r w:rsidR="00986208">
          <w:rPr>
            <w:lang w:val="en-US"/>
          </w:rPr>
          <w:t xml:space="preserve">will </w:t>
        </w:r>
      </w:ins>
      <w:r w:rsidR="00BD4A42">
        <w:rPr>
          <w:lang w:val="en-US"/>
        </w:rPr>
        <w:t xml:space="preserve">output, as well as give our filter a name. </w:t>
      </w:r>
    </w:p>
    <w:p w:rsidR="00BD4A42" w:rsidRDefault="00BD4A42" w:rsidP="00220730">
      <w:pPr>
        <w:rPr>
          <w:lang w:val="en-US"/>
        </w:rPr>
      </w:pPr>
    </w:p>
    <w:p w:rsidR="00BD4A42" w:rsidRDefault="00BD4A42" w:rsidP="00220730">
      <w:pPr>
        <w:rPr>
          <w:lang w:val="en-US"/>
        </w:rPr>
      </w:pPr>
      <w:r>
        <w:rPr>
          <w:lang w:val="en-US"/>
        </w:rPr>
        <w:t xml:space="preserve">We’ll name the example filter “BATCURRENT for buses”. </w:t>
      </w:r>
    </w:p>
    <w:p w:rsidR="00220730" w:rsidRDefault="00220730" w:rsidP="00220730">
      <w:pPr>
        <w:pStyle w:val="Kop1"/>
        <w:rPr>
          <w:lang w:val="en-US"/>
        </w:rPr>
      </w:pPr>
      <w:r>
        <w:rPr>
          <w:noProof/>
        </w:rPr>
        <w:drawing>
          <wp:inline distT="0" distB="0" distL="0" distR="0">
            <wp:extent cx="4059555" cy="3334385"/>
            <wp:effectExtent l="114300" t="76200" r="93345" b="75565"/>
            <wp:docPr id="45"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21249"/>
                    <a:stretch>
                      <a:fillRect/>
                    </a:stretch>
                  </pic:blipFill>
                  <pic:spPr bwMode="auto">
                    <a:xfrm>
                      <a:off x="0" y="0"/>
                      <a:ext cx="4059555" cy="3334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D4A42" w:rsidRDefault="00BD4A42">
      <w:pPr>
        <w:rPr>
          <w:b/>
          <w:bCs/>
          <w:kern w:val="36"/>
          <w:sz w:val="48"/>
          <w:szCs w:val="48"/>
          <w:lang w:val="en-US"/>
        </w:rPr>
      </w:pPr>
      <w:r>
        <w:rPr>
          <w:lang w:val="en-US"/>
        </w:rPr>
        <w:br w:type="page"/>
      </w:r>
    </w:p>
    <w:p w:rsidR="00331F5F" w:rsidRDefault="00331F5F" w:rsidP="0075182D">
      <w:pPr>
        <w:pStyle w:val="Kop1"/>
        <w:rPr>
          <w:lang w:val="en-US"/>
        </w:rPr>
      </w:pPr>
      <w:bookmarkStart w:id="78" w:name="_Toc492368838"/>
      <w:r>
        <w:rPr>
          <w:lang w:val="en-US"/>
        </w:rPr>
        <w:lastRenderedPageBreak/>
        <w:t>Creating Dashboards</w:t>
      </w:r>
      <w:bookmarkEnd w:id="78"/>
    </w:p>
    <w:p w:rsidR="0075182D" w:rsidRDefault="0075182D" w:rsidP="0075182D">
      <w:pPr>
        <w:rPr>
          <w:lang w:val="en-US"/>
        </w:rPr>
      </w:pPr>
      <w:r>
        <w:rPr>
          <w:lang w:val="en-US"/>
        </w:rPr>
        <w:t xml:space="preserve">In this section we’ll walk you through the creation of a simple dashboard, visualizing the property you selected earlier when creating your filter. </w:t>
      </w:r>
    </w:p>
    <w:p w:rsidR="007676D1" w:rsidRDefault="007676D1" w:rsidP="0075182D">
      <w:pPr>
        <w:rPr>
          <w:lang w:val="en-US"/>
        </w:rPr>
      </w:pPr>
    </w:p>
    <w:p w:rsidR="007676D1" w:rsidRDefault="007676D1" w:rsidP="0075182D">
      <w:pPr>
        <w:rPr>
          <w:lang w:val="en-US"/>
        </w:rPr>
      </w:pPr>
      <w:r>
        <w:rPr>
          <w:lang w:val="en-US"/>
        </w:rPr>
        <w:t xml:space="preserve">Navigate to the Dashboards model and click the “Create New Dashboard” button near the top right of the screen. </w:t>
      </w:r>
    </w:p>
    <w:p w:rsidR="0075182D" w:rsidRDefault="0075182D" w:rsidP="00242AC2">
      <w:pPr>
        <w:ind w:left="708" w:hanging="708"/>
        <w:rPr>
          <w:lang w:val="en-US"/>
        </w:rPr>
      </w:pPr>
    </w:p>
    <w:p w:rsidR="007676D1" w:rsidRDefault="007676D1" w:rsidP="00242AC2">
      <w:pPr>
        <w:ind w:left="708" w:hanging="708"/>
        <w:rPr>
          <w:lang w:val="en-US"/>
        </w:rPr>
      </w:pPr>
      <w:r>
        <w:rPr>
          <w:noProof/>
        </w:rPr>
        <w:drawing>
          <wp:inline distT="0" distB="0" distL="0" distR="0">
            <wp:extent cx="5008245" cy="3228975"/>
            <wp:effectExtent l="114300" t="76200" r="116205" b="85725"/>
            <wp:docPr id="46"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srcRect/>
                    <a:stretch>
                      <a:fillRect/>
                    </a:stretch>
                  </pic:blipFill>
                  <pic:spPr bwMode="auto">
                    <a:xfrm>
                      <a:off x="0" y="0"/>
                      <a:ext cx="5008245" cy="3228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676D1" w:rsidRDefault="007676D1" w:rsidP="00242AC2">
      <w:pPr>
        <w:ind w:left="708" w:hanging="708"/>
        <w:rPr>
          <w:lang w:val="en-US"/>
        </w:rPr>
      </w:pPr>
    </w:p>
    <w:p w:rsidR="007676D1" w:rsidRDefault="007676D1" w:rsidP="00242AC2">
      <w:pPr>
        <w:ind w:left="708" w:hanging="708"/>
        <w:rPr>
          <w:lang w:val="en-US"/>
        </w:rPr>
      </w:pPr>
      <w:r>
        <w:rPr>
          <w:noProof/>
        </w:rPr>
        <w:drawing>
          <wp:inline distT="0" distB="0" distL="0" distR="0">
            <wp:extent cx="3953510" cy="3273425"/>
            <wp:effectExtent l="114300" t="76200" r="104140" b="79375"/>
            <wp:docPr id="47"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srcRect l="20495"/>
                    <a:stretch>
                      <a:fillRect/>
                    </a:stretch>
                  </pic:blipFill>
                  <pic:spPr bwMode="auto">
                    <a:xfrm>
                      <a:off x="0" y="0"/>
                      <a:ext cx="3953510" cy="3273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676D1" w:rsidRDefault="007676D1">
      <w:pPr>
        <w:rPr>
          <w:lang w:val="en-US"/>
        </w:rPr>
      </w:pPr>
      <w:r>
        <w:rPr>
          <w:lang w:val="en-US"/>
        </w:rPr>
        <w:br w:type="page"/>
      </w:r>
    </w:p>
    <w:p w:rsidR="007676D1" w:rsidRDefault="003F3198" w:rsidP="00242AC2">
      <w:pPr>
        <w:ind w:left="708" w:hanging="708"/>
        <w:rPr>
          <w:lang w:val="en-US"/>
        </w:rPr>
      </w:pPr>
      <w:r>
        <w:rPr>
          <w:lang w:val="en-US"/>
        </w:rPr>
        <w:lastRenderedPageBreak/>
        <w:t>Select the filter that was created earlier in the dropdown near the top of the page.</w:t>
      </w:r>
    </w:p>
    <w:p w:rsidR="003F3198" w:rsidRDefault="003F3198" w:rsidP="00242AC2">
      <w:pPr>
        <w:ind w:left="708" w:hanging="708"/>
        <w:rPr>
          <w:lang w:val="en-US"/>
        </w:rPr>
      </w:pPr>
      <w:r>
        <w:rPr>
          <w:noProof/>
        </w:rPr>
        <w:drawing>
          <wp:inline distT="0" distB="0" distL="0" distR="0">
            <wp:extent cx="4560570" cy="3755390"/>
            <wp:effectExtent l="133350" t="57150" r="106680" b="54610"/>
            <wp:docPr id="48"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srcRect l="20439"/>
                    <a:stretch>
                      <a:fillRect/>
                    </a:stretch>
                  </pic:blipFill>
                  <pic:spPr bwMode="auto">
                    <a:xfrm>
                      <a:off x="0" y="0"/>
                      <a:ext cx="4560570" cy="3755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F3198" w:rsidRDefault="003F3198" w:rsidP="00242AC2">
      <w:pPr>
        <w:ind w:left="708" w:hanging="708"/>
        <w:rPr>
          <w:lang w:val="en-US"/>
        </w:rPr>
      </w:pPr>
    </w:p>
    <w:p w:rsidR="003F3198" w:rsidRDefault="003F3198" w:rsidP="007C2928">
      <w:pPr>
        <w:rPr>
          <w:lang w:val="en-US"/>
        </w:rPr>
      </w:pPr>
      <w:r>
        <w:rPr>
          <w:lang w:val="en-US"/>
        </w:rPr>
        <w:t xml:space="preserve">Once a filter is selected, you’ll be able to use the </w:t>
      </w:r>
      <w:ins w:id="79" w:author="DIJCK Bob" w:date="2017-09-05T09:47:00Z">
        <w:r w:rsidR="00986208">
          <w:rPr>
            <w:lang w:val="en-US"/>
          </w:rPr>
          <w:t xml:space="preserve">dashboard </w:t>
        </w:r>
      </w:ins>
      <w:r>
        <w:rPr>
          <w:lang w:val="en-US"/>
        </w:rPr>
        <w:t xml:space="preserve">designer.  </w:t>
      </w:r>
      <w:r w:rsidR="007C2928">
        <w:rPr>
          <w:lang w:val="en-US"/>
        </w:rPr>
        <w:t xml:space="preserve">Once the designer is enabled, click the “hamburger” icon near the top of the designer. </w:t>
      </w:r>
    </w:p>
    <w:p w:rsidR="007C2928" w:rsidRDefault="007C2928" w:rsidP="00242AC2">
      <w:pPr>
        <w:ind w:left="708" w:hanging="708"/>
        <w:rPr>
          <w:lang w:val="en-US"/>
        </w:rPr>
      </w:pPr>
      <w:r>
        <w:rPr>
          <w:noProof/>
        </w:rPr>
        <w:drawing>
          <wp:inline distT="0" distB="0" distL="0" distR="0">
            <wp:extent cx="4531995" cy="3742690"/>
            <wp:effectExtent l="133350" t="57150" r="97155" b="6731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srcRect l="20937"/>
                    <a:stretch>
                      <a:fillRect/>
                    </a:stretch>
                  </pic:blipFill>
                  <pic:spPr bwMode="auto">
                    <a:xfrm>
                      <a:off x="0" y="0"/>
                      <a:ext cx="4531995" cy="3742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C2928" w:rsidRDefault="007C2928">
      <w:pPr>
        <w:rPr>
          <w:lang w:val="en-US"/>
        </w:rPr>
      </w:pPr>
      <w:r>
        <w:rPr>
          <w:lang w:val="en-US"/>
        </w:rPr>
        <w:br w:type="page"/>
      </w:r>
    </w:p>
    <w:p w:rsidR="007C2928" w:rsidRDefault="007C2928" w:rsidP="00242AC2">
      <w:pPr>
        <w:ind w:left="708" w:hanging="708"/>
        <w:rPr>
          <w:lang w:val="en-US"/>
        </w:rPr>
      </w:pPr>
      <w:r>
        <w:rPr>
          <w:lang w:val="en-US"/>
        </w:rPr>
        <w:lastRenderedPageBreak/>
        <w:t xml:space="preserve">Then click data sources. </w:t>
      </w:r>
    </w:p>
    <w:p w:rsidR="007C2928" w:rsidRDefault="007C2928" w:rsidP="00242AC2">
      <w:pPr>
        <w:ind w:left="708" w:hanging="708"/>
        <w:rPr>
          <w:lang w:val="en-US"/>
        </w:rPr>
      </w:pPr>
      <w:r>
        <w:rPr>
          <w:noProof/>
        </w:rPr>
        <w:drawing>
          <wp:inline distT="0" distB="0" distL="0" distR="0">
            <wp:extent cx="4541520" cy="3737610"/>
            <wp:effectExtent l="133350" t="57150" r="106680" b="5334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srcRect l="20771"/>
                    <a:stretch>
                      <a:fillRect/>
                    </a:stretch>
                  </pic:blipFill>
                  <pic:spPr bwMode="auto">
                    <a:xfrm>
                      <a:off x="0" y="0"/>
                      <a:ext cx="4541520" cy="3737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C2928" w:rsidRDefault="007C2928" w:rsidP="00242AC2">
      <w:pPr>
        <w:ind w:left="708" w:hanging="708"/>
        <w:rPr>
          <w:lang w:val="en-US"/>
        </w:rPr>
      </w:pPr>
    </w:p>
    <w:p w:rsidR="007C2928" w:rsidRDefault="007C2928" w:rsidP="007C2928">
      <w:pPr>
        <w:rPr>
          <w:lang w:val="en-US"/>
        </w:rPr>
      </w:pPr>
      <w:r>
        <w:rPr>
          <w:lang w:val="en-US"/>
        </w:rPr>
        <w:t xml:space="preserve">On the right, the three available properties “AssetName”, “BATCURRENT” and “Timestamp” can be </w:t>
      </w:r>
      <w:commentRangeStart w:id="80"/>
      <w:r>
        <w:rPr>
          <w:lang w:val="en-US"/>
        </w:rPr>
        <w:t>seen</w:t>
      </w:r>
      <w:commentRangeEnd w:id="80"/>
      <w:r w:rsidR="00986208">
        <w:rPr>
          <w:rStyle w:val="Verwijzingopmerking"/>
        </w:rPr>
        <w:commentReference w:id="80"/>
      </w:r>
      <w:r>
        <w:rPr>
          <w:lang w:val="en-US"/>
        </w:rPr>
        <w:t xml:space="preserve">. </w:t>
      </w:r>
      <w:ins w:id="81" w:author="Ives van der Flaas" w:date="2017-09-05T10:16:00Z">
        <w:r w:rsidR="00755A6C">
          <w:rPr>
            <w:lang w:val="en-US"/>
          </w:rPr>
          <w:t xml:space="preserve">AssetName and Timestamp are always present in this list, as they are associated with every data point. </w:t>
        </w:r>
      </w:ins>
    </w:p>
    <w:p w:rsidR="007C2928" w:rsidRDefault="007C2928" w:rsidP="007C2928">
      <w:pPr>
        <w:rPr>
          <w:lang w:val="en-US"/>
        </w:rPr>
      </w:pPr>
    </w:p>
    <w:p w:rsidR="004D0F97" w:rsidRDefault="004D0F97">
      <w:pPr>
        <w:rPr>
          <w:lang w:val="en-US"/>
        </w:rPr>
      </w:pPr>
      <w:r>
        <w:rPr>
          <w:lang w:val="en-US"/>
        </w:rPr>
        <w:br w:type="page"/>
      </w:r>
    </w:p>
    <w:p w:rsidR="007C2928" w:rsidRDefault="007C2928" w:rsidP="007C2928">
      <w:pPr>
        <w:rPr>
          <w:lang w:val="en-US"/>
        </w:rPr>
      </w:pPr>
      <w:r>
        <w:rPr>
          <w:lang w:val="en-US"/>
        </w:rPr>
        <w:lastRenderedPageBreak/>
        <w:t>Close the</w:t>
      </w:r>
      <w:r w:rsidR="00AC73DF">
        <w:rPr>
          <w:lang w:val="en-US"/>
        </w:rPr>
        <w:t xml:space="preserve"> Data Sources</w:t>
      </w:r>
      <w:r>
        <w:rPr>
          <w:lang w:val="en-US"/>
        </w:rPr>
        <w:t xml:space="preserve"> screen by clicking the X to the right of “DASHBOARD MENU”. Then click the “Chart” </w:t>
      </w:r>
      <w:r w:rsidR="00AC73DF">
        <w:rPr>
          <w:lang w:val="en-US"/>
        </w:rPr>
        <w:t xml:space="preserve">icon. </w:t>
      </w:r>
    </w:p>
    <w:p w:rsidR="004D0F97" w:rsidRDefault="004D0F97" w:rsidP="007C2928">
      <w:pPr>
        <w:rPr>
          <w:lang w:val="en-US"/>
        </w:rPr>
      </w:pPr>
    </w:p>
    <w:p w:rsidR="00AC73DF" w:rsidRDefault="00AC73DF" w:rsidP="007C2928">
      <w:pPr>
        <w:rPr>
          <w:lang w:val="en-US"/>
        </w:rPr>
      </w:pPr>
      <w:r>
        <w:rPr>
          <w:noProof/>
        </w:rPr>
        <w:drawing>
          <wp:inline distT="0" distB="0" distL="0" distR="0">
            <wp:extent cx="4560570" cy="3716020"/>
            <wp:effectExtent l="133350" t="57150" r="106680" b="5588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cstate="print"/>
                    <a:srcRect l="20439"/>
                    <a:stretch>
                      <a:fillRect/>
                    </a:stretch>
                  </pic:blipFill>
                  <pic:spPr bwMode="auto">
                    <a:xfrm>
                      <a:off x="0" y="0"/>
                      <a:ext cx="4560570" cy="3716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C2928" w:rsidRDefault="007C2928" w:rsidP="007C2928">
      <w:pPr>
        <w:rPr>
          <w:lang w:val="en-US"/>
        </w:rPr>
      </w:pPr>
    </w:p>
    <w:p w:rsidR="00AC73DF" w:rsidRDefault="004D0F97" w:rsidP="007C2928">
      <w:pPr>
        <w:rPr>
          <w:lang w:val="en-US"/>
        </w:rPr>
      </w:pPr>
      <w:r>
        <w:rPr>
          <w:lang w:val="en-US"/>
        </w:rPr>
        <w:t>Then click the “Bindings” cogwheel:</w:t>
      </w:r>
    </w:p>
    <w:p w:rsidR="004D0F97" w:rsidRDefault="004D0F97" w:rsidP="007C2928">
      <w:pPr>
        <w:rPr>
          <w:lang w:val="en-US"/>
        </w:rPr>
      </w:pPr>
      <w:r>
        <w:rPr>
          <w:noProof/>
        </w:rPr>
        <w:drawing>
          <wp:inline distT="0" distB="0" distL="0" distR="0">
            <wp:extent cx="4560570" cy="3737610"/>
            <wp:effectExtent l="133350" t="57150" r="106680" b="5334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cstate="print"/>
                    <a:srcRect l="20439"/>
                    <a:stretch>
                      <a:fillRect/>
                    </a:stretch>
                  </pic:blipFill>
                  <pic:spPr bwMode="auto">
                    <a:xfrm>
                      <a:off x="0" y="0"/>
                      <a:ext cx="4560570" cy="3737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0F97" w:rsidRDefault="004D0F97" w:rsidP="007C2928">
      <w:pPr>
        <w:rPr>
          <w:lang w:val="en-US"/>
        </w:rPr>
      </w:pPr>
      <w:r>
        <w:rPr>
          <w:lang w:val="en-US"/>
        </w:rPr>
        <w:lastRenderedPageBreak/>
        <w:br/>
        <w:t xml:space="preserve">When the bindings dialog appears, click the “Add Values” button and the BATCURRENT property. </w:t>
      </w:r>
      <w:r w:rsidR="00A902F8">
        <w:rPr>
          <w:lang w:val="en-US"/>
        </w:rPr>
        <w:t xml:space="preserve">Make sure to select the “Line” type of graph under “Type”. </w:t>
      </w:r>
    </w:p>
    <w:p w:rsidR="00A902F8" w:rsidRDefault="00A902F8" w:rsidP="007C2928">
      <w:pPr>
        <w:rPr>
          <w:lang w:val="en-US"/>
        </w:rPr>
      </w:pPr>
    </w:p>
    <w:p w:rsidR="004D0F97" w:rsidRDefault="004D0F97" w:rsidP="007C2928">
      <w:pPr>
        <w:rPr>
          <w:lang w:val="en-US"/>
        </w:rPr>
      </w:pPr>
      <w:r>
        <w:rPr>
          <w:noProof/>
        </w:rPr>
        <w:drawing>
          <wp:inline distT="0" distB="0" distL="0" distR="0">
            <wp:extent cx="3979545" cy="3705225"/>
            <wp:effectExtent l="19050" t="0" r="1905" b="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cstate="print"/>
                    <a:srcRect l="30575" t="1519"/>
                    <a:stretch>
                      <a:fillRect/>
                    </a:stretch>
                  </pic:blipFill>
                  <pic:spPr bwMode="auto">
                    <a:xfrm>
                      <a:off x="0" y="0"/>
                      <a:ext cx="3979545" cy="3705225"/>
                    </a:xfrm>
                    <a:prstGeom prst="rect">
                      <a:avLst/>
                    </a:prstGeom>
                    <a:noFill/>
                    <a:ln w="9525">
                      <a:noFill/>
                      <a:miter lim="800000"/>
                      <a:headEnd/>
                      <a:tailEnd/>
                    </a:ln>
                  </pic:spPr>
                </pic:pic>
              </a:graphicData>
            </a:graphic>
          </wp:inline>
        </w:drawing>
      </w:r>
    </w:p>
    <w:p w:rsidR="004D0F97" w:rsidRDefault="004D0F97" w:rsidP="007C2928">
      <w:pPr>
        <w:rPr>
          <w:lang w:val="en-US"/>
        </w:rPr>
      </w:pPr>
    </w:p>
    <w:p w:rsidR="004D0F97" w:rsidRDefault="004D0F97" w:rsidP="007C2928">
      <w:pPr>
        <w:rPr>
          <w:lang w:val="en-US"/>
        </w:rPr>
      </w:pPr>
      <w:r>
        <w:rPr>
          <w:noProof/>
        </w:rPr>
        <w:drawing>
          <wp:inline distT="0" distB="0" distL="0" distR="0">
            <wp:extent cx="4541520" cy="3724275"/>
            <wp:effectExtent l="19050" t="0" r="0"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cstate="print"/>
                    <a:srcRect l="20771"/>
                    <a:stretch>
                      <a:fillRect/>
                    </a:stretch>
                  </pic:blipFill>
                  <pic:spPr bwMode="auto">
                    <a:xfrm>
                      <a:off x="0" y="0"/>
                      <a:ext cx="4541520" cy="3724275"/>
                    </a:xfrm>
                    <a:prstGeom prst="rect">
                      <a:avLst/>
                    </a:prstGeom>
                    <a:noFill/>
                    <a:ln w="9525">
                      <a:noFill/>
                      <a:miter lim="800000"/>
                      <a:headEnd/>
                      <a:tailEnd/>
                    </a:ln>
                  </pic:spPr>
                </pic:pic>
              </a:graphicData>
            </a:graphic>
          </wp:inline>
        </w:drawing>
      </w:r>
    </w:p>
    <w:p w:rsidR="00A902F8" w:rsidRDefault="00337523" w:rsidP="007C2928">
      <w:pPr>
        <w:rPr>
          <w:lang w:val="en-US"/>
        </w:rPr>
      </w:pPr>
      <w:r>
        <w:rPr>
          <w:lang w:val="en-US"/>
        </w:rPr>
        <w:t xml:space="preserve">Then select “Average” instead of “Sum” under Summary Type. </w:t>
      </w:r>
      <w:r w:rsidR="00E25243">
        <w:rPr>
          <w:lang w:val="en-US"/>
        </w:rPr>
        <w:t xml:space="preserve">If multiple BATCURRENT values were to exist for </w:t>
      </w:r>
      <w:r w:rsidR="00A902F8">
        <w:rPr>
          <w:lang w:val="en-US"/>
        </w:rPr>
        <w:t>some</w:t>
      </w:r>
      <w:r w:rsidR="00E25243">
        <w:rPr>
          <w:lang w:val="en-US"/>
        </w:rPr>
        <w:t xml:space="preserve"> point in time, the system would </w:t>
      </w:r>
      <w:r w:rsidR="00A902F8">
        <w:rPr>
          <w:lang w:val="en-US"/>
        </w:rPr>
        <w:t>average them out rather than add them up.</w:t>
      </w:r>
    </w:p>
    <w:p w:rsidR="00337523" w:rsidRDefault="00337523" w:rsidP="007C2928">
      <w:pPr>
        <w:rPr>
          <w:lang w:val="en-US"/>
        </w:rPr>
      </w:pPr>
      <w:r>
        <w:rPr>
          <w:noProof/>
        </w:rPr>
        <w:lastRenderedPageBreak/>
        <w:drawing>
          <wp:inline distT="0" distB="0" distL="0" distR="0">
            <wp:extent cx="4531995" cy="3705225"/>
            <wp:effectExtent l="19050" t="0" r="1905" b="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cstate="print"/>
                    <a:srcRect l="20937"/>
                    <a:stretch>
                      <a:fillRect/>
                    </a:stretch>
                  </pic:blipFill>
                  <pic:spPr bwMode="auto">
                    <a:xfrm>
                      <a:off x="0" y="0"/>
                      <a:ext cx="4531995" cy="3705225"/>
                    </a:xfrm>
                    <a:prstGeom prst="rect">
                      <a:avLst/>
                    </a:prstGeom>
                    <a:noFill/>
                    <a:ln w="9525">
                      <a:noFill/>
                      <a:miter lim="800000"/>
                      <a:headEnd/>
                      <a:tailEnd/>
                    </a:ln>
                  </pic:spPr>
                </pic:pic>
              </a:graphicData>
            </a:graphic>
          </wp:inline>
        </w:drawing>
      </w:r>
    </w:p>
    <w:p w:rsidR="00522DB6" w:rsidRDefault="00522DB6" w:rsidP="007C2928">
      <w:pPr>
        <w:rPr>
          <w:lang w:val="en-US"/>
        </w:rPr>
      </w:pPr>
    </w:p>
    <w:p w:rsidR="00522DB6" w:rsidRDefault="00522DB6" w:rsidP="007C2928">
      <w:pPr>
        <w:rPr>
          <w:lang w:val="en-US"/>
        </w:rPr>
      </w:pPr>
    </w:p>
    <w:p w:rsidR="00522DB6" w:rsidRDefault="00522DB6" w:rsidP="007C2928">
      <w:pPr>
        <w:rPr>
          <w:lang w:val="en-US"/>
        </w:rPr>
      </w:pPr>
      <w:r>
        <w:rPr>
          <w:lang w:val="en-US"/>
        </w:rPr>
        <w:t xml:space="preserve">Under arguments, select Timestamp and set the grouping interval to date-hour-minute-second. </w:t>
      </w:r>
      <w:r w:rsidR="00E25243">
        <w:rPr>
          <w:lang w:val="en-US"/>
        </w:rPr>
        <w:t xml:space="preserve">The grouping interval you select in this step determines what values are averaged. In our example, we’d like all data to be visualized so we decide to group by the smallest possible interval (second). </w:t>
      </w:r>
    </w:p>
    <w:p w:rsidR="00522DB6" w:rsidRDefault="00522DB6" w:rsidP="007C2928">
      <w:pPr>
        <w:rPr>
          <w:lang w:val="en-US"/>
        </w:rPr>
      </w:pPr>
      <w:r>
        <w:rPr>
          <w:noProof/>
        </w:rPr>
        <w:drawing>
          <wp:inline distT="0" distB="0" distL="0" distR="0">
            <wp:extent cx="2811780" cy="2952750"/>
            <wp:effectExtent l="19050" t="0" r="7620"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6" cstate="print"/>
                    <a:srcRect l="3277"/>
                    <a:stretch>
                      <a:fillRect/>
                    </a:stretch>
                  </pic:blipFill>
                  <pic:spPr bwMode="auto">
                    <a:xfrm>
                      <a:off x="0" y="0"/>
                      <a:ext cx="2811780" cy="2952750"/>
                    </a:xfrm>
                    <a:prstGeom prst="rect">
                      <a:avLst/>
                    </a:prstGeom>
                    <a:noFill/>
                    <a:ln w="9525">
                      <a:noFill/>
                      <a:miter lim="800000"/>
                      <a:headEnd/>
                      <a:tailEnd/>
                    </a:ln>
                  </pic:spPr>
                </pic:pic>
              </a:graphicData>
            </a:graphic>
          </wp:inline>
        </w:drawing>
      </w:r>
    </w:p>
    <w:p w:rsidR="00522DB6" w:rsidRDefault="00522DB6" w:rsidP="007C2928">
      <w:pPr>
        <w:rPr>
          <w:lang w:val="en-US"/>
        </w:rPr>
      </w:pPr>
    </w:p>
    <w:p w:rsidR="00522DB6" w:rsidRDefault="00522DB6">
      <w:pPr>
        <w:rPr>
          <w:lang w:val="en-US"/>
        </w:rPr>
      </w:pPr>
      <w:r>
        <w:rPr>
          <w:lang w:val="en-US"/>
        </w:rPr>
        <w:br w:type="page"/>
      </w:r>
    </w:p>
    <w:p w:rsidR="00522DB6" w:rsidRDefault="00522DB6" w:rsidP="007C2928">
      <w:pPr>
        <w:rPr>
          <w:lang w:val="en-US"/>
        </w:rPr>
      </w:pPr>
      <w:r>
        <w:rPr>
          <w:lang w:val="en-US"/>
        </w:rPr>
        <w:lastRenderedPageBreak/>
        <w:t xml:space="preserve">Under series, set the binding to AssetName. </w:t>
      </w:r>
      <w:r w:rsidR="00AF6AEF">
        <w:rPr>
          <w:lang w:val="en-US"/>
        </w:rPr>
        <w:t>Doing so will separate the BATCURRENT data into two “streams” of data: one for each</w:t>
      </w:r>
      <w:r w:rsidR="00A902F8">
        <w:rPr>
          <w:lang w:val="en-US"/>
        </w:rPr>
        <w:t xml:space="preserve"> distinct</w:t>
      </w:r>
      <w:r w:rsidR="00AF6AEF">
        <w:rPr>
          <w:lang w:val="en-US"/>
        </w:rPr>
        <w:t xml:space="preserve"> AssetName. If we were to include the BATCURRENT data for five buses in our filter, </w:t>
      </w:r>
      <w:r w:rsidR="00115C79">
        <w:rPr>
          <w:lang w:val="en-US"/>
        </w:rPr>
        <w:t xml:space="preserve">five series of data would appear in the graph. </w:t>
      </w:r>
    </w:p>
    <w:p w:rsidR="00522DB6" w:rsidRDefault="00522DB6" w:rsidP="007C2928">
      <w:pPr>
        <w:rPr>
          <w:lang w:val="en-US"/>
        </w:rPr>
      </w:pPr>
      <w:r>
        <w:rPr>
          <w:noProof/>
        </w:rPr>
        <w:drawing>
          <wp:inline distT="0" distB="0" distL="0" distR="0">
            <wp:extent cx="3276600" cy="3076400"/>
            <wp:effectExtent l="19050" t="0" r="0"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cstate="print"/>
                    <a:srcRect/>
                    <a:stretch>
                      <a:fillRect/>
                    </a:stretch>
                  </pic:blipFill>
                  <pic:spPr bwMode="auto">
                    <a:xfrm>
                      <a:off x="0" y="0"/>
                      <a:ext cx="3276600" cy="3076400"/>
                    </a:xfrm>
                    <a:prstGeom prst="rect">
                      <a:avLst/>
                    </a:prstGeom>
                    <a:noFill/>
                    <a:ln w="9525">
                      <a:noFill/>
                      <a:miter lim="800000"/>
                      <a:headEnd/>
                      <a:tailEnd/>
                    </a:ln>
                  </pic:spPr>
                </pic:pic>
              </a:graphicData>
            </a:graphic>
          </wp:inline>
        </w:drawing>
      </w:r>
    </w:p>
    <w:p w:rsidR="00522DB6" w:rsidRDefault="00522DB6" w:rsidP="007C2928">
      <w:pPr>
        <w:rPr>
          <w:lang w:val="en-US"/>
        </w:rPr>
      </w:pPr>
    </w:p>
    <w:p w:rsidR="00522DB6" w:rsidRDefault="00522DB6" w:rsidP="007C2928">
      <w:pPr>
        <w:rPr>
          <w:lang w:val="en-US"/>
        </w:rPr>
      </w:pPr>
      <w:r>
        <w:rPr>
          <w:lang w:val="en-US"/>
        </w:rPr>
        <w:t>Close the configuration pane and after a few seconds the data will load and you’ll see your very first dashboard</w:t>
      </w:r>
      <w:commentRangeStart w:id="82"/>
      <w:r>
        <w:rPr>
          <w:lang w:val="en-US"/>
        </w:rPr>
        <w:t>!</w:t>
      </w:r>
      <w:commentRangeEnd w:id="82"/>
      <w:r w:rsidR="00986208">
        <w:rPr>
          <w:rStyle w:val="Verwijzingopmerking"/>
        </w:rPr>
        <w:commentReference w:id="82"/>
      </w:r>
      <w:r>
        <w:rPr>
          <w:lang w:val="en-US"/>
        </w:rPr>
        <w:t xml:space="preserve"> </w:t>
      </w:r>
    </w:p>
    <w:p w:rsidR="00522DB6" w:rsidRDefault="00522DB6" w:rsidP="007C2928">
      <w:pPr>
        <w:rPr>
          <w:lang w:val="en-US"/>
        </w:rPr>
      </w:pPr>
    </w:p>
    <w:p w:rsidR="00522DB6" w:rsidRDefault="00522DB6" w:rsidP="007C2928">
      <w:pPr>
        <w:rPr>
          <w:lang w:val="en-US"/>
        </w:rPr>
      </w:pPr>
      <w:r>
        <w:rPr>
          <w:noProof/>
        </w:rPr>
        <w:drawing>
          <wp:inline distT="0" distB="0" distL="0" distR="0">
            <wp:extent cx="4502150" cy="3011170"/>
            <wp:effectExtent l="114300" t="76200" r="107950" b="74930"/>
            <wp:docPr id="49"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l="15846"/>
                    <a:stretch>
                      <a:fillRect/>
                    </a:stretch>
                  </pic:blipFill>
                  <pic:spPr bwMode="auto">
                    <a:xfrm>
                      <a:off x="0" y="0"/>
                      <a:ext cx="4502150" cy="3011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5C79" w:rsidRDefault="00115C79" w:rsidP="007C2928">
      <w:pPr>
        <w:rPr>
          <w:lang w:val="en-US"/>
        </w:rPr>
      </w:pPr>
    </w:p>
    <w:p w:rsidR="00115C79" w:rsidRDefault="00115C79">
      <w:pPr>
        <w:rPr>
          <w:lang w:val="en-US"/>
        </w:rPr>
      </w:pPr>
      <w:r>
        <w:rPr>
          <w:lang w:val="en-US"/>
        </w:rPr>
        <w:br w:type="page"/>
      </w:r>
    </w:p>
    <w:p w:rsidR="00115C79" w:rsidRDefault="00115C79" w:rsidP="007C2928">
      <w:pPr>
        <w:rPr>
          <w:lang w:val="en-US"/>
        </w:rPr>
      </w:pPr>
      <w:r>
        <w:rPr>
          <w:lang w:val="en-US"/>
        </w:rPr>
        <w:lastRenderedPageBreak/>
        <w:t>The next logical step is to give a name to the new dashboard. Click the hamburger icon on the top left and click title. Enter an appropriate title under “Text”.</w:t>
      </w:r>
    </w:p>
    <w:p w:rsidR="00115C79" w:rsidRDefault="00115C79" w:rsidP="007C2928">
      <w:pPr>
        <w:rPr>
          <w:lang w:val="en-US"/>
        </w:rPr>
      </w:pPr>
      <w:r>
        <w:rPr>
          <w:noProof/>
        </w:rPr>
        <w:drawing>
          <wp:inline distT="0" distB="0" distL="0" distR="0">
            <wp:extent cx="4779645" cy="3279140"/>
            <wp:effectExtent l="114300" t="76200" r="97155" b="73660"/>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9" cstate="print"/>
                    <a:srcRect l="16617"/>
                    <a:stretch>
                      <a:fillRect/>
                    </a:stretch>
                  </pic:blipFill>
                  <pic:spPr bwMode="auto">
                    <a:xfrm>
                      <a:off x="0" y="0"/>
                      <a:ext cx="4779645" cy="3279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5C79" w:rsidRDefault="00115C79" w:rsidP="007C2928">
      <w:pPr>
        <w:rPr>
          <w:lang w:val="en-US"/>
        </w:rPr>
      </w:pPr>
      <w:r>
        <w:rPr>
          <w:noProof/>
        </w:rPr>
        <w:drawing>
          <wp:inline distT="0" distB="0" distL="0" distR="0">
            <wp:extent cx="4779645" cy="3244850"/>
            <wp:effectExtent l="114300" t="76200" r="116205" b="6985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0" cstate="print"/>
                    <a:srcRect l="16617"/>
                    <a:stretch>
                      <a:fillRect/>
                    </a:stretch>
                  </pic:blipFill>
                  <pic:spPr bwMode="auto">
                    <a:xfrm>
                      <a:off x="0" y="0"/>
                      <a:ext cx="4779645" cy="3244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5C79" w:rsidRDefault="00115C79" w:rsidP="007C2928">
      <w:pPr>
        <w:rPr>
          <w:lang w:val="en-US"/>
        </w:rPr>
      </w:pPr>
    </w:p>
    <w:p w:rsidR="00115C79" w:rsidRDefault="00115C79" w:rsidP="007C2928">
      <w:pPr>
        <w:rPr>
          <w:lang w:val="en-US"/>
        </w:rPr>
      </w:pPr>
    </w:p>
    <w:p w:rsidR="00115C79" w:rsidRDefault="00115C79">
      <w:pPr>
        <w:rPr>
          <w:lang w:val="en-US"/>
        </w:rPr>
      </w:pPr>
      <w:r>
        <w:rPr>
          <w:lang w:val="en-US"/>
        </w:rPr>
        <w:br w:type="page"/>
      </w:r>
    </w:p>
    <w:p w:rsidR="00115C79" w:rsidRDefault="00115C79" w:rsidP="007C2928">
      <w:pPr>
        <w:rPr>
          <w:lang w:val="en-US"/>
        </w:rPr>
      </w:pPr>
      <w:r>
        <w:rPr>
          <w:lang w:val="en-US"/>
        </w:rPr>
        <w:lastRenderedPageBreak/>
        <w:t>Now save your work by clicking the “Save” button:</w:t>
      </w:r>
    </w:p>
    <w:p w:rsidR="00115C79" w:rsidRDefault="00115C79" w:rsidP="007C2928">
      <w:pPr>
        <w:rPr>
          <w:lang w:val="en-US"/>
        </w:rPr>
      </w:pPr>
      <w:r>
        <w:rPr>
          <w:noProof/>
        </w:rPr>
        <w:drawing>
          <wp:inline distT="0" distB="0" distL="0" distR="0">
            <wp:extent cx="5732145" cy="3230691"/>
            <wp:effectExtent l="133350" t="76200" r="116205" b="84009"/>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1" cstate="print"/>
                    <a:srcRect/>
                    <a:stretch>
                      <a:fillRect/>
                    </a:stretch>
                  </pic:blipFill>
                  <pic:spPr bwMode="auto">
                    <a:xfrm>
                      <a:off x="0" y="0"/>
                      <a:ext cx="5732145" cy="32306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5C79" w:rsidRDefault="00115C79" w:rsidP="007C2928">
      <w:pPr>
        <w:rPr>
          <w:lang w:val="en-US"/>
        </w:rPr>
      </w:pPr>
    </w:p>
    <w:p w:rsidR="00115C79" w:rsidRDefault="00115C79" w:rsidP="007C2928">
      <w:pPr>
        <w:rPr>
          <w:lang w:val="en-US"/>
        </w:rPr>
      </w:pPr>
    </w:p>
    <w:p w:rsidR="00115C79" w:rsidRDefault="00115C79" w:rsidP="007C2928">
      <w:pPr>
        <w:rPr>
          <w:ins w:id="84" w:author="Ives van der Flaas" w:date="2017-09-05T11:09:00Z"/>
          <w:lang w:val="en-US"/>
        </w:rPr>
      </w:pPr>
      <w:r>
        <w:rPr>
          <w:lang w:val="en-US"/>
        </w:rPr>
        <w:t xml:space="preserve">After saving, your dashboard will appear among the </w:t>
      </w:r>
      <w:r w:rsidR="00E6132F">
        <w:rPr>
          <w:lang w:val="en-US"/>
        </w:rPr>
        <w:t xml:space="preserve">list of dashboards that appears when logging onto RAS. </w:t>
      </w:r>
      <w:ins w:id="85" w:author="DIJCK Bob" w:date="2017-09-05T09:51:00Z">
        <w:del w:id="86" w:author="Ives van der Flaas" w:date="2017-09-05T11:09:00Z">
          <w:r w:rsidR="00986208" w:rsidDel="00C13AA0">
            <w:rPr>
              <w:lang w:val="en-US"/>
            </w:rPr>
            <w:delText>Misschien hiervan nog een screenshot.</w:delText>
          </w:r>
        </w:del>
      </w:ins>
    </w:p>
    <w:p w:rsidR="00C13AA0" w:rsidRPr="00701C71" w:rsidRDefault="00E42284" w:rsidP="007C2928">
      <w:pPr>
        <w:rPr>
          <w:lang w:val="en-US"/>
        </w:rPr>
      </w:pPr>
      <w:ins w:id="87" w:author="Ives van der Flaas" w:date="2017-09-05T11:09:00Z">
        <w:r>
          <w:rPr>
            <w:noProof/>
          </w:rPr>
          <w:drawing>
            <wp:inline distT="0" distB="0" distL="0" distR="0">
              <wp:extent cx="5321152" cy="3512880"/>
              <wp:effectExtent l="133350" t="76200" r="127148" b="875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317043" cy="35101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ins>
    </w:p>
    <w:sectPr w:rsidR="00C13AA0" w:rsidRPr="00701C71" w:rsidSect="00F95D0E">
      <w:pgSz w:w="11907" w:h="16839" w:code="9"/>
      <w:pgMar w:top="1440" w:right="1440" w:bottom="1440" w:left="1440" w:header="720" w:footer="720"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8" w:author="DIJCK Bob" w:date="2017-09-05T09:22:00Z" w:initials="DB">
    <w:p w:rsidR="007428B6" w:rsidRDefault="007428B6">
      <w:pPr>
        <w:pStyle w:val="Tekstopmerking"/>
      </w:pPr>
      <w:r>
        <w:rPr>
          <w:rStyle w:val="Verwijzingopmerking"/>
        </w:rPr>
        <w:annotationRef/>
      </w:r>
      <w:r>
        <w:rPr>
          <w:rStyle w:val="Verwijzingopmerking"/>
        </w:rPr>
        <w:t>Inhoudsopgave toevoegen (overzicht document)</w:t>
      </w:r>
    </w:p>
  </w:comment>
  <w:comment w:id="41" w:author="DIJCK Bob" w:date="2017-09-05T09:20:00Z" w:initials="DB">
    <w:p w:rsidR="007428B6" w:rsidRDefault="007428B6">
      <w:pPr>
        <w:pStyle w:val="Tekstopmerking"/>
      </w:pPr>
      <w:r>
        <w:rPr>
          <w:rStyle w:val="Verwijzingopmerking"/>
        </w:rPr>
        <w:annotationRef/>
      </w:r>
      <w:r>
        <w:t>Reference naar… uiteraard.</w:t>
      </w:r>
    </w:p>
  </w:comment>
  <w:comment w:id="45" w:author="DIJCK Bob" w:date="2017-09-05T09:22:00Z" w:initials="DB">
    <w:p w:rsidR="007428B6" w:rsidRDefault="007428B6">
      <w:pPr>
        <w:pStyle w:val="Tekstopmerking"/>
      </w:pPr>
      <w:r>
        <w:rPr>
          <w:rStyle w:val="Verwijzingopmerking"/>
        </w:rPr>
        <w:annotationRef/>
      </w:r>
      <w:r>
        <w:t>http eraf laten?</w:t>
      </w:r>
    </w:p>
  </w:comment>
  <w:comment w:id="49" w:author="DIJCK Bob" w:date="2017-09-05T09:38:00Z" w:initials="DB">
    <w:p w:rsidR="00FD250C" w:rsidRDefault="00FD250C">
      <w:pPr>
        <w:pStyle w:val="Tekstopmerking"/>
      </w:pPr>
      <w:r>
        <w:rPr>
          <w:rStyle w:val="Verwijzingopmerking"/>
        </w:rPr>
        <w:annotationRef/>
      </w:r>
      <w:r>
        <w:t>?</w:t>
      </w:r>
    </w:p>
  </w:comment>
  <w:comment w:id="57" w:author="DIJCK Bob" w:date="2017-09-05T09:41:00Z" w:initials="DB">
    <w:p w:rsidR="00FD250C" w:rsidRDefault="00FD250C">
      <w:pPr>
        <w:pStyle w:val="Tekstopmerking"/>
      </w:pPr>
      <w:r>
        <w:rPr>
          <w:rStyle w:val="Verwijzingopmerking"/>
        </w:rPr>
        <w:annotationRef/>
      </w:r>
      <w:r>
        <w:t>Nogal uit de kluiten gewassen…</w:t>
      </w:r>
    </w:p>
  </w:comment>
  <w:comment w:id="67" w:author="DIJCK Bob" w:date="2017-09-05T09:43:00Z" w:initials="DB">
    <w:p w:rsidR="00FD250C" w:rsidRDefault="00FD250C">
      <w:pPr>
        <w:pStyle w:val="Tekstopmerking"/>
      </w:pPr>
      <w:r>
        <w:rPr>
          <w:rStyle w:val="Verwijzingopmerking"/>
        </w:rPr>
        <w:annotationRef/>
      </w:r>
      <w:r>
        <w:t>Screenshots zijn volgens mij niet universeel genoeg (‘de lijn’?), maar voorlopig wellicht voldoende.</w:t>
      </w:r>
    </w:p>
  </w:comment>
  <w:comment w:id="80" w:author="DIJCK Bob" w:date="2017-09-05T09:48:00Z" w:initials="DB">
    <w:p w:rsidR="00986208" w:rsidRPr="00986208" w:rsidRDefault="00986208">
      <w:pPr>
        <w:pStyle w:val="Tekstopmerking"/>
        <w:rPr>
          <w:lang w:val="en-US"/>
        </w:rPr>
      </w:pPr>
      <w:r>
        <w:rPr>
          <w:rStyle w:val="Verwijzingopmerking"/>
        </w:rPr>
        <w:annotationRef/>
      </w:r>
      <w:r w:rsidRPr="00986208">
        <w:rPr>
          <w:lang w:val="en-US"/>
        </w:rPr>
        <w:t>Note that asset name &amp; timestamp are always in the list</w:t>
      </w:r>
    </w:p>
  </w:comment>
  <w:comment w:id="82" w:author="DIJCK Bob" w:date="2017-09-05T09:51:00Z" w:initials="DB">
    <w:p w:rsidR="00986208" w:rsidRDefault="00986208">
      <w:pPr>
        <w:pStyle w:val="Tekstopmerking"/>
      </w:pPr>
      <w:r>
        <w:rPr>
          <w:rStyle w:val="Verwijzingopmerking"/>
        </w:rPr>
        <w:annotationRef/>
      </w:r>
      <w:r>
        <w:rPr>
          <w:rStyle w:val="Verwijzingopmerking"/>
        </w:rPr>
        <w:t>het resultaat is in dit geval niet zo bijzonder sexy (om SL zijn</w:t>
      </w:r>
      <w:bookmarkStart w:id="83" w:name="_GoBack"/>
      <w:bookmarkEnd w:id="83"/>
      <w:r>
        <w:rPr>
          <w:rStyle w:val="Verwijzingopmerking"/>
        </w:rPr>
        <w:t xml:space="preserve"> woorden te gebruiken)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116DD4" w15:done="0"/>
  <w15:commentEx w15:paraId="12B61573" w15:done="0"/>
  <w15:commentEx w15:paraId="0149EC96" w15:done="0"/>
  <w15:commentEx w15:paraId="646F78EC" w15:done="0"/>
  <w15:commentEx w15:paraId="1195263B" w15:done="0"/>
  <w15:commentEx w15:paraId="582C6E41" w15:done="0"/>
  <w15:commentEx w15:paraId="25C113D7" w15:done="0"/>
  <w15:commentEx w15:paraId="7DBC227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2284" w:rsidRDefault="00E42284" w:rsidP="000273D5">
      <w:r>
        <w:separator/>
      </w:r>
    </w:p>
  </w:endnote>
  <w:endnote w:type="continuationSeparator" w:id="0">
    <w:p w:rsidR="00E42284" w:rsidRDefault="00E42284" w:rsidP="000273D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2284" w:rsidRDefault="00E42284" w:rsidP="000273D5">
      <w:r>
        <w:separator/>
      </w:r>
    </w:p>
  </w:footnote>
  <w:footnote w:type="continuationSeparator" w:id="0">
    <w:p w:rsidR="00E42284" w:rsidRDefault="00E42284" w:rsidP="000273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E645F3"/>
    <w:multiLevelType w:val="multilevel"/>
    <w:tmpl w:val="93128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4128D4"/>
    <w:multiLevelType w:val="hybridMultilevel"/>
    <w:tmpl w:val="0F907E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3E016159"/>
    <w:multiLevelType w:val="hybridMultilevel"/>
    <w:tmpl w:val="835AAF6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nsid w:val="3F2E09B2"/>
    <w:multiLevelType w:val="hybridMultilevel"/>
    <w:tmpl w:val="1930CCA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nsid w:val="43654D2A"/>
    <w:multiLevelType w:val="multilevel"/>
    <w:tmpl w:val="F68851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90430C"/>
    <w:multiLevelType w:val="hybridMultilevel"/>
    <w:tmpl w:val="60C4D550"/>
    <w:lvl w:ilvl="0" w:tplc="05A4E66C">
      <w:numFmt w:val="bullet"/>
      <w:lvlText w:val="-"/>
      <w:lvlJc w:val="left"/>
      <w:pPr>
        <w:ind w:left="720" w:hanging="360"/>
      </w:pPr>
      <w:rPr>
        <w:rFonts w:ascii="Calibri" w:eastAsiaTheme="minorEastAsia" w:hAnsi="Calibri"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4AEA3537"/>
    <w:multiLevelType w:val="multilevel"/>
    <w:tmpl w:val="77B614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9A12F2"/>
    <w:multiLevelType w:val="hybridMultilevel"/>
    <w:tmpl w:val="52643BAC"/>
    <w:lvl w:ilvl="0" w:tplc="398291D0">
      <w:numFmt w:val="bullet"/>
      <w:lvlText w:val="-"/>
      <w:lvlJc w:val="left"/>
      <w:pPr>
        <w:ind w:left="720" w:hanging="360"/>
      </w:pPr>
      <w:rPr>
        <w:rFonts w:ascii="Calibri" w:eastAsiaTheme="minorEastAsia" w:hAnsi="Calibri"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0"/>
  </w:num>
  <w:num w:numId="4">
    <w:abstractNumId w:val="1"/>
  </w:num>
  <w:num w:numId="5">
    <w:abstractNumId w:val="7"/>
  </w:num>
  <w:num w:numId="6">
    <w:abstractNumId w:val="5"/>
  </w:num>
  <w:num w:numId="7">
    <w:abstractNumId w:val="3"/>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JCK Bob">
    <w15:presenceInfo w15:providerId="AD" w15:userId="S-1-5-21-2103135318-786576109-1234779376-6579"/>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EF3F22"/>
    <w:rsid w:val="000273D5"/>
    <w:rsid w:val="0006054A"/>
    <w:rsid w:val="00064E7C"/>
    <w:rsid w:val="00074A45"/>
    <w:rsid w:val="000F4742"/>
    <w:rsid w:val="000F5A60"/>
    <w:rsid w:val="00114A42"/>
    <w:rsid w:val="00115C79"/>
    <w:rsid w:val="00160E2D"/>
    <w:rsid w:val="00220730"/>
    <w:rsid w:val="00242AC2"/>
    <w:rsid w:val="002E645A"/>
    <w:rsid w:val="00331F5F"/>
    <w:rsid w:val="00337523"/>
    <w:rsid w:val="00360BD4"/>
    <w:rsid w:val="003619EE"/>
    <w:rsid w:val="003A0FA6"/>
    <w:rsid w:val="003F3198"/>
    <w:rsid w:val="00410BD7"/>
    <w:rsid w:val="00434679"/>
    <w:rsid w:val="0045026C"/>
    <w:rsid w:val="00496E17"/>
    <w:rsid w:val="004B5AF6"/>
    <w:rsid w:val="004C78B3"/>
    <w:rsid w:val="004D0F97"/>
    <w:rsid w:val="004E2C0A"/>
    <w:rsid w:val="00522DB6"/>
    <w:rsid w:val="00545087"/>
    <w:rsid w:val="0055204B"/>
    <w:rsid w:val="005673D0"/>
    <w:rsid w:val="0058502E"/>
    <w:rsid w:val="005C2450"/>
    <w:rsid w:val="005F01E0"/>
    <w:rsid w:val="00617BE1"/>
    <w:rsid w:val="00621D90"/>
    <w:rsid w:val="00667EDA"/>
    <w:rsid w:val="006D06BE"/>
    <w:rsid w:val="006D0C7B"/>
    <w:rsid w:val="006F6167"/>
    <w:rsid w:val="006F6E59"/>
    <w:rsid w:val="00701C71"/>
    <w:rsid w:val="00737312"/>
    <w:rsid w:val="007428B6"/>
    <w:rsid w:val="0075182D"/>
    <w:rsid w:val="00755A6C"/>
    <w:rsid w:val="00760772"/>
    <w:rsid w:val="007676D1"/>
    <w:rsid w:val="007C2928"/>
    <w:rsid w:val="007F238D"/>
    <w:rsid w:val="00826AA9"/>
    <w:rsid w:val="00836539"/>
    <w:rsid w:val="008A3F00"/>
    <w:rsid w:val="00936180"/>
    <w:rsid w:val="009503DD"/>
    <w:rsid w:val="00986208"/>
    <w:rsid w:val="009E2294"/>
    <w:rsid w:val="009E2CF7"/>
    <w:rsid w:val="00A02C4F"/>
    <w:rsid w:val="00A83F21"/>
    <w:rsid w:val="00A902F8"/>
    <w:rsid w:val="00AA5616"/>
    <w:rsid w:val="00AB3C56"/>
    <w:rsid w:val="00AC73DF"/>
    <w:rsid w:val="00AF6AEF"/>
    <w:rsid w:val="00B107B5"/>
    <w:rsid w:val="00B93625"/>
    <w:rsid w:val="00BA5C2C"/>
    <w:rsid w:val="00BC23FB"/>
    <w:rsid w:val="00BD4A42"/>
    <w:rsid w:val="00C12C4A"/>
    <w:rsid w:val="00C13AA0"/>
    <w:rsid w:val="00CB17CD"/>
    <w:rsid w:val="00CD1CE7"/>
    <w:rsid w:val="00D679DE"/>
    <w:rsid w:val="00D95050"/>
    <w:rsid w:val="00E25243"/>
    <w:rsid w:val="00E37C60"/>
    <w:rsid w:val="00E42284"/>
    <w:rsid w:val="00E6132F"/>
    <w:rsid w:val="00E8466B"/>
    <w:rsid w:val="00EB57F3"/>
    <w:rsid w:val="00EF3F22"/>
    <w:rsid w:val="00F11467"/>
    <w:rsid w:val="00F368C2"/>
    <w:rsid w:val="00F5026E"/>
    <w:rsid w:val="00F74E93"/>
    <w:rsid w:val="00F95D0E"/>
    <w:rsid w:val="00FD250C"/>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BE" w:eastAsia="nl-B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836539"/>
    <w:rPr>
      <w:rFonts w:eastAsiaTheme="minorEastAsia"/>
      <w:sz w:val="24"/>
      <w:szCs w:val="24"/>
    </w:rPr>
  </w:style>
  <w:style w:type="paragraph" w:styleId="Kop1">
    <w:name w:val="heading 1"/>
    <w:basedOn w:val="Standaard"/>
    <w:link w:val="Kop1Char"/>
    <w:uiPriority w:val="9"/>
    <w:qFormat/>
    <w:rsid w:val="00836539"/>
    <w:pPr>
      <w:spacing w:before="100" w:beforeAutospacing="1" w:after="100" w:afterAutospacing="1"/>
      <w:outlineLvl w:val="0"/>
    </w:pPr>
    <w:rPr>
      <w:b/>
      <w:bCs/>
      <w:kern w:val="36"/>
      <w:sz w:val="48"/>
      <w:szCs w:val="48"/>
    </w:rPr>
  </w:style>
  <w:style w:type="paragraph" w:styleId="Kop2">
    <w:name w:val="heading 2"/>
    <w:basedOn w:val="Standaard"/>
    <w:next w:val="Standaard"/>
    <w:link w:val="Kop2Char"/>
    <w:uiPriority w:val="9"/>
    <w:unhideWhenUsed/>
    <w:qFormat/>
    <w:rsid w:val="005F01E0"/>
    <w:pPr>
      <w:keepNext/>
      <w:keepLines/>
      <w:spacing w:before="200" w:after="100"/>
      <w:outlineLvl w:val="1"/>
    </w:pPr>
    <w:rPr>
      <w:rFonts w:eastAsiaTheme="majorEastAsia"/>
      <w:b/>
      <w:bCs/>
      <w:color w:val="000000" w:themeColor="text1"/>
      <w:sz w:val="36"/>
      <w:szCs w:val="36"/>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msonormal0">
    <w:name w:val="msonormal"/>
    <w:basedOn w:val="Standaard"/>
    <w:rsid w:val="00836539"/>
    <w:pPr>
      <w:spacing w:before="100" w:beforeAutospacing="1" w:after="100" w:afterAutospacing="1"/>
    </w:pPr>
  </w:style>
  <w:style w:type="character" w:customStyle="1" w:styleId="Kop1Char">
    <w:name w:val="Kop 1 Char"/>
    <w:basedOn w:val="Standaardalinea-lettertype"/>
    <w:link w:val="Kop1"/>
    <w:uiPriority w:val="9"/>
    <w:rsid w:val="00836539"/>
    <w:rPr>
      <w:rFonts w:asciiTheme="majorHAnsi" w:eastAsiaTheme="majorEastAsia" w:hAnsiTheme="majorHAnsi" w:cstheme="majorBidi"/>
      <w:color w:val="2E74B5" w:themeColor="accent1" w:themeShade="BF"/>
      <w:sz w:val="32"/>
      <w:szCs w:val="32"/>
    </w:rPr>
  </w:style>
  <w:style w:type="character" w:styleId="Zwaar">
    <w:name w:val="Strong"/>
    <w:basedOn w:val="Standaardalinea-lettertype"/>
    <w:uiPriority w:val="22"/>
    <w:qFormat/>
    <w:rsid w:val="00836539"/>
    <w:rPr>
      <w:b/>
      <w:bCs/>
    </w:rPr>
  </w:style>
  <w:style w:type="paragraph" w:styleId="Normaalweb">
    <w:name w:val="Normal (Web)"/>
    <w:basedOn w:val="Standaard"/>
    <w:uiPriority w:val="99"/>
    <w:unhideWhenUsed/>
    <w:rsid w:val="00836539"/>
    <w:pPr>
      <w:spacing w:before="100" w:beforeAutospacing="1" w:after="100" w:afterAutospacing="1"/>
    </w:pPr>
  </w:style>
  <w:style w:type="character" w:customStyle="1" w:styleId="confluence-embedded-file-wrapper">
    <w:name w:val="confluence-embedded-file-wrapper"/>
    <w:basedOn w:val="Standaardalinea-lettertype"/>
    <w:rsid w:val="00836539"/>
  </w:style>
  <w:style w:type="paragraph" w:customStyle="1" w:styleId="auto-cursor-target">
    <w:name w:val="auto-cursor-target"/>
    <w:basedOn w:val="Standaard"/>
    <w:rsid w:val="00836539"/>
    <w:pPr>
      <w:spacing w:before="100" w:beforeAutospacing="1" w:after="100" w:afterAutospacing="1"/>
    </w:pPr>
  </w:style>
  <w:style w:type="character" w:styleId="Verwijzingopmerking">
    <w:name w:val="annotation reference"/>
    <w:basedOn w:val="Standaardalinea-lettertype"/>
    <w:uiPriority w:val="99"/>
    <w:semiHidden/>
    <w:unhideWhenUsed/>
    <w:rsid w:val="00F11467"/>
    <w:rPr>
      <w:sz w:val="16"/>
      <w:szCs w:val="16"/>
    </w:rPr>
  </w:style>
  <w:style w:type="paragraph" w:styleId="Tekstopmerking">
    <w:name w:val="annotation text"/>
    <w:basedOn w:val="Standaard"/>
    <w:link w:val="TekstopmerkingChar"/>
    <w:uiPriority w:val="99"/>
    <w:semiHidden/>
    <w:unhideWhenUsed/>
    <w:rsid w:val="00F11467"/>
    <w:rPr>
      <w:sz w:val="20"/>
      <w:szCs w:val="20"/>
    </w:rPr>
  </w:style>
  <w:style w:type="character" w:customStyle="1" w:styleId="TekstopmerkingChar">
    <w:name w:val="Tekst opmerking Char"/>
    <w:basedOn w:val="Standaardalinea-lettertype"/>
    <w:link w:val="Tekstopmerking"/>
    <w:uiPriority w:val="99"/>
    <w:semiHidden/>
    <w:rsid w:val="00F11467"/>
    <w:rPr>
      <w:rFonts w:eastAsiaTheme="minorEastAsia"/>
    </w:rPr>
  </w:style>
  <w:style w:type="paragraph" w:styleId="Onderwerpvanopmerking">
    <w:name w:val="annotation subject"/>
    <w:basedOn w:val="Tekstopmerking"/>
    <w:next w:val="Tekstopmerking"/>
    <w:link w:val="OnderwerpvanopmerkingChar"/>
    <w:uiPriority w:val="99"/>
    <w:semiHidden/>
    <w:unhideWhenUsed/>
    <w:rsid w:val="00F11467"/>
    <w:rPr>
      <w:b/>
      <w:bCs/>
    </w:rPr>
  </w:style>
  <w:style w:type="character" w:customStyle="1" w:styleId="OnderwerpvanopmerkingChar">
    <w:name w:val="Onderwerp van opmerking Char"/>
    <w:basedOn w:val="TekstopmerkingChar"/>
    <w:link w:val="Onderwerpvanopmerking"/>
    <w:uiPriority w:val="99"/>
    <w:semiHidden/>
    <w:rsid w:val="00F11467"/>
    <w:rPr>
      <w:rFonts w:eastAsiaTheme="minorEastAsia"/>
      <w:b/>
      <w:bCs/>
    </w:rPr>
  </w:style>
  <w:style w:type="paragraph" w:styleId="Ballontekst">
    <w:name w:val="Balloon Text"/>
    <w:basedOn w:val="Standaard"/>
    <w:link w:val="BallontekstChar"/>
    <w:uiPriority w:val="99"/>
    <w:semiHidden/>
    <w:unhideWhenUsed/>
    <w:rsid w:val="00F11467"/>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11467"/>
    <w:rPr>
      <w:rFonts w:ascii="Segoe UI" w:eastAsiaTheme="minorEastAsia" w:hAnsi="Segoe UI" w:cs="Segoe UI"/>
      <w:sz w:val="18"/>
      <w:szCs w:val="18"/>
    </w:rPr>
  </w:style>
  <w:style w:type="paragraph" w:styleId="Geenafstand">
    <w:name w:val="No Spacing"/>
    <w:link w:val="GeenafstandChar"/>
    <w:uiPriority w:val="1"/>
    <w:qFormat/>
    <w:rsid w:val="009503DD"/>
    <w:rPr>
      <w:rFonts w:asciiTheme="minorHAnsi" w:eastAsiaTheme="minorEastAsia" w:hAnsiTheme="minorHAnsi" w:cstheme="minorBidi"/>
      <w:sz w:val="22"/>
      <w:szCs w:val="22"/>
      <w:lang w:val="en-US" w:eastAsia="en-US"/>
    </w:rPr>
  </w:style>
  <w:style w:type="character" w:customStyle="1" w:styleId="GeenafstandChar">
    <w:name w:val="Geen afstand Char"/>
    <w:basedOn w:val="Standaardalinea-lettertype"/>
    <w:link w:val="Geenafstand"/>
    <w:uiPriority w:val="1"/>
    <w:rsid w:val="009503DD"/>
    <w:rPr>
      <w:rFonts w:asciiTheme="minorHAnsi" w:eastAsiaTheme="minorEastAsia" w:hAnsiTheme="minorHAnsi" w:cstheme="minorBidi"/>
      <w:sz w:val="22"/>
      <w:szCs w:val="22"/>
      <w:lang w:val="en-US" w:eastAsia="en-US"/>
    </w:rPr>
  </w:style>
  <w:style w:type="table" w:styleId="Tabelraster">
    <w:name w:val="Table Grid"/>
    <w:basedOn w:val="Standaardtabel"/>
    <w:uiPriority w:val="39"/>
    <w:rsid w:val="00E37C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Standaardtabel"/>
    <w:uiPriority w:val="46"/>
    <w:rsid w:val="00E37C60"/>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0273D5"/>
    <w:pPr>
      <w:tabs>
        <w:tab w:val="center" w:pos="4536"/>
        <w:tab w:val="right" w:pos="9072"/>
      </w:tabs>
    </w:pPr>
  </w:style>
  <w:style w:type="character" w:customStyle="1" w:styleId="KoptekstChar">
    <w:name w:val="Koptekst Char"/>
    <w:basedOn w:val="Standaardalinea-lettertype"/>
    <w:link w:val="Koptekst"/>
    <w:uiPriority w:val="99"/>
    <w:rsid w:val="000273D5"/>
    <w:rPr>
      <w:rFonts w:eastAsiaTheme="minorEastAsia"/>
      <w:sz w:val="24"/>
      <w:szCs w:val="24"/>
    </w:rPr>
  </w:style>
  <w:style w:type="paragraph" w:styleId="Voettekst">
    <w:name w:val="footer"/>
    <w:basedOn w:val="Standaard"/>
    <w:link w:val="VoettekstChar"/>
    <w:uiPriority w:val="99"/>
    <w:unhideWhenUsed/>
    <w:rsid w:val="000273D5"/>
    <w:pPr>
      <w:tabs>
        <w:tab w:val="center" w:pos="4536"/>
        <w:tab w:val="right" w:pos="9072"/>
      </w:tabs>
    </w:pPr>
  </w:style>
  <w:style w:type="character" w:customStyle="1" w:styleId="VoettekstChar">
    <w:name w:val="Voettekst Char"/>
    <w:basedOn w:val="Standaardalinea-lettertype"/>
    <w:link w:val="Voettekst"/>
    <w:uiPriority w:val="99"/>
    <w:rsid w:val="000273D5"/>
    <w:rPr>
      <w:rFonts w:eastAsiaTheme="minorEastAsia"/>
      <w:sz w:val="24"/>
      <w:szCs w:val="24"/>
    </w:rPr>
  </w:style>
  <w:style w:type="character" w:styleId="Hyperlink">
    <w:name w:val="Hyperlink"/>
    <w:basedOn w:val="Standaardalinea-lettertype"/>
    <w:uiPriority w:val="99"/>
    <w:unhideWhenUsed/>
    <w:rsid w:val="0045026C"/>
    <w:rPr>
      <w:color w:val="0563C1" w:themeColor="hyperlink"/>
      <w:u w:val="single"/>
    </w:rPr>
  </w:style>
  <w:style w:type="paragraph" w:styleId="Lijstalinea">
    <w:name w:val="List Paragraph"/>
    <w:basedOn w:val="Standaard"/>
    <w:uiPriority w:val="34"/>
    <w:qFormat/>
    <w:rsid w:val="00701C71"/>
    <w:pPr>
      <w:ind w:left="720"/>
      <w:contextualSpacing/>
    </w:pPr>
  </w:style>
  <w:style w:type="character" w:customStyle="1" w:styleId="Kop2Char">
    <w:name w:val="Kop 2 Char"/>
    <w:basedOn w:val="Standaardalinea-lettertype"/>
    <w:link w:val="Kop2"/>
    <w:uiPriority w:val="9"/>
    <w:rsid w:val="005F01E0"/>
    <w:rPr>
      <w:rFonts w:eastAsiaTheme="majorEastAsia"/>
      <w:b/>
      <w:bCs/>
      <w:color w:val="000000" w:themeColor="text1"/>
      <w:sz w:val="36"/>
      <w:szCs w:val="36"/>
      <w:lang w:val="en-US"/>
    </w:rPr>
  </w:style>
  <w:style w:type="paragraph" w:styleId="Inhopg1">
    <w:name w:val="toc 1"/>
    <w:basedOn w:val="Standaard"/>
    <w:next w:val="Standaard"/>
    <w:autoRedefine/>
    <w:uiPriority w:val="39"/>
    <w:unhideWhenUsed/>
    <w:rsid w:val="00AB3C56"/>
    <w:pPr>
      <w:spacing w:after="100"/>
    </w:pPr>
  </w:style>
  <w:style w:type="paragraph" w:styleId="Inhopg2">
    <w:name w:val="toc 2"/>
    <w:basedOn w:val="Standaard"/>
    <w:next w:val="Standaard"/>
    <w:autoRedefine/>
    <w:uiPriority w:val="39"/>
    <w:unhideWhenUsed/>
    <w:rsid w:val="00AB3C56"/>
    <w:pPr>
      <w:spacing w:after="100"/>
      <w:ind w:left="240"/>
    </w:pPr>
  </w:style>
</w:styles>
</file>

<file path=word/webSettings.xml><?xml version="1.0" encoding="utf-8"?>
<w:webSettings xmlns:r="http://schemas.openxmlformats.org/officeDocument/2006/relationships" xmlns:w="http://schemas.openxmlformats.org/wordprocessingml/2006/main">
  <w:divs>
    <w:div w:id="1861577644">
      <w:marLeft w:val="0"/>
      <w:marRight w:val="0"/>
      <w:marTop w:val="0"/>
      <w:marBottom w:val="0"/>
      <w:divBdr>
        <w:top w:val="none" w:sz="0" w:space="0" w:color="auto"/>
        <w:left w:val="none" w:sz="0" w:space="0" w:color="auto"/>
        <w:bottom w:val="none" w:sz="0" w:space="0" w:color="auto"/>
        <w:right w:val="none" w:sz="0" w:space="0" w:color="auto"/>
      </w:divBdr>
      <w:divsChild>
        <w:div w:id="2075006107">
          <w:marLeft w:val="0"/>
          <w:marRight w:val="0"/>
          <w:marTop w:val="0"/>
          <w:marBottom w:val="0"/>
          <w:divBdr>
            <w:top w:val="none" w:sz="0" w:space="0" w:color="auto"/>
            <w:left w:val="none" w:sz="0" w:space="0" w:color="auto"/>
            <w:bottom w:val="none" w:sz="0" w:space="0" w:color="auto"/>
            <w:right w:val="none" w:sz="0" w:space="0" w:color="auto"/>
          </w:divBdr>
        </w:div>
        <w:div w:id="209730116">
          <w:marLeft w:val="0"/>
          <w:marRight w:val="0"/>
          <w:marTop w:val="0"/>
          <w:marBottom w:val="0"/>
          <w:divBdr>
            <w:top w:val="none" w:sz="0" w:space="0" w:color="auto"/>
            <w:left w:val="none" w:sz="0" w:space="0" w:color="auto"/>
            <w:bottom w:val="none" w:sz="0" w:space="0" w:color="auto"/>
            <w:right w:val="none" w:sz="0" w:space="0" w:color="auto"/>
          </w:divBdr>
        </w:div>
        <w:div w:id="1835102302">
          <w:marLeft w:val="0"/>
          <w:marRight w:val="0"/>
          <w:marTop w:val="0"/>
          <w:marBottom w:val="0"/>
          <w:divBdr>
            <w:top w:val="none" w:sz="0" w:space="0" w:color="auto"/>
            <w:left w:val="none" w:sz="0" w:space="0" w:color="auto"/>
            <w:bottom w:val="none" w:sz="0" w:space="0" w:color="auto"/>
            <w:right w:val="none" w:sz="0" w:space="0" w:color="auto"/>
          </w:divBdr>
        </w:div>
        <w:div w:id="19666724">
          <w:marLeft w:val="0"/>
          <w:marRight w:val="0"/>
          <w:marTop w:val="0"/>
          <w:marBottom w:val="0"/>
          <w:divBdr>
            <w:top w:val="none" w:sz="0" w:space="0" w:color="auto"/>
            <w:left w:val="none" w:sz="0" w:space="0" w:color="auto"/>
            <w:bottom w:val="none" w:sz="0" w:space="0" w:color="auto"/>
            <w:right w:val="none" w:sz="0" w:space="0" w:color="auto"/>
          </w:divBdr>
        </w:div>
        <w:div w:id="1542865042">
          <w:marLeft w:val="0"/>
          <w:marRight w:val="0"/>
          <w:marTop w:val="0"/>
          <w:marBottom w:val="0"/>
          <w:divBdr>
            <w:top w:val="none" w:sz="0" w:space="0" w:color="auto"/>
            <w:left w:val="none" w:sz="0" w:space="0" w:color="auto"/>
            <w:bottom w:val="none" w:sz="0" w:space="0" w:color="auto"/>
            <w:right w:val="none" w:sz="0" w:space="0" w:color="auto"/>
          </w:divBdr>
        </w:div>
        <w:div w:id="734280376">
          <w:marLeft w:val="0"/>
          <w:marRight w:val="0"/>
          <w:marTop w:val="0"/>
          <w:marBottom w:val="0"/>
          <w:divBdr>
            <w:top w:val="none" w:sz="0" w:space="0" w:color="auto"/>
            <w:left w:val="none" w:sz="0" w:space="0" w:color="auto"/>
            <w:bottom w:val="none" w:sz="0" w:space="0" w:color="auto"/>
            <w:right w:val="none" w:sz="0" w:space="0" w:color="auto"/>
          </w:divBdr>
        </w:div>
        <w:div w:id="1340112334">
          <w:marLeft w:val="0"/>
          <w:marRight w:val="0"/>
          <w:marTop w:val="0"/>
          <w:marBottom w:val="0"/>
          <w:divBdr>
            <w:top w:val="none" w:sz="0" w:space="0" w:color="auto"/>
            <w:left w:val="none" w:sz="0" w:space="0" w:color="auto"/>
            <w:bottom w:val="none" w:sz="0" w:space="0" w:color="auto"/>
            <w:right w:val="none" w:sz="0" w:space="0" w:color="auto"/>
          </w:divBdr>
        </w:div>
        <w:div w:id="1867671378">
          <w:marLeft w:val="0"/>
          <w:marRight w:val="0"/>
          <w:marTop w:val="0"/>
          <w:marBottom w:val="0"/>
          <w:divBdr>
            <w:top w:val="none" w:sz="0" w:space="0" w:color="auto"/>
            <w:left w:val="none" w:sz="0" w:space="0" w:color="auto"/>
            <w:bottom w:val="none" w:sz="0" w:space="0" w:color="auto"/>
            <w:right w:val="none" w:sz="0" w:space="0" w:color="auto"/>
          </w:divBdr>
        </w:div>
        <w:div w:id="1666740851">
          <w:marLeft w:val="0"/>
          <w:marRight w:val="0"/>
          <w:marTop w:val="0"/>
          <w:marBottom w:val="0"/>
          <w:divBdr>
            <w:top w:val="none" w:sz="0" w:space="0" w:color="auto"/>
            <w:left w:val="none" w:sz="0" w:space="0" w:color="auto"/>
            <w:bottom w:val="none" w:sz="0" w:space="0" w:color="auto"/>
            <w:right w:val="none" w:sz="0" w:space="0" w:color="auto"/>
          </w:divBdr>
        </w:div>
        <w:div w:id="1112938040">
          <w:marLeft w:val="0"/>
          <w:marRight w:val="0"/>
          <w:marTop w:val="0"/>
          <w:marBottom w:val="0"/>
          <w:divBdr>
            <w:top w:val="none" w:sz="0" w:space="0" w:color="auto"/>
            <w:left w:val="none" w:sz="0" w:space="0" w:color="auto"/>
            <w:bottom w:val="none" w:sz="0" w:space="0" w:color="auto"/>
            <w:right w:val="none" w:sz="0" w:space="0" w:color="auto"/>
          </w:divBdr>
        </w:div>
        <w:div w:id="1642006075">
          <w:marLeft w:val="0"/>
          <w:marRight w:val="0"/>
          <w:marTop w:val="0"/>
          <w:marBottom w:val="0"/>
          <w:divBdr>
            <w:top w:val="none" w:sz="0" w:space="0" w:color="auto"/>
            <w:left w:val="none" w:sz="0" w:space="0" w:color="auto"/>
            <w:bottom w:val="none" w:sz="0" w:space="0" w:color="auto"/>
            <w:right w:val="none" w:sz="0" w:space="0" w:color="auto"/>
          </w:divBdr>
        </w:div>
        <w:div w:id="113139725">
          <w:marLeft w:val="0"/>
          <w:marRight w:val="0"/>
          <w:marTop w:val="0"/>
          <w:marBottom w:val="0"/>
          <w:divBdr>
            <w:top w:val="none" w:sz="0" w:space="0" w:color="auto"/>
            <w:left w:val="none" w:sz="0" w:space="0" w:color="auto"/>
            <w:bottom w:val="none" w:sz="0" w:space="0" w:color="auto"/>
            <w:right w:val="none" w:sz="0" w:space="0" w:color="auto"/>
          </w:divBdr>
        </w:div>
        <w:div w:id="143621934">
          <w:marLeft w:val="0"/>
          <w:marRight w:val="0"/>
          <w:marTop w:val="0"/>
          <w:marBottom w:val="0"/>
          <w:divBdr>
            <w:top w:val="none" w:sz="0" w:space="0" w:color="auto"/>
            <w:left w:val="none" w:sz="0" w:space="0" w:color="auto"/>
            <w:bottom w:val="none" w:sz="0" w:space="0" w:color="auto"/>
            <w:right w:val="none" w:sz="0" w:space="0" w:color="auto"/>
          </w:divBdr>
        </w:div>
        <w:div w:id="1033653425">
          <w:marLeft w:val="0"/>
          <w:marRight w:val="0"/>
          <w:marTop w:val="0"/>
          <w:marBottom w:val="0"/>
          <w:divBdr>
            <w:top w:val="none" w:sz="0" w:space="0" w:color="auto"/>
            <w:left w:val="none" w:sz="0" w:space="0" w:color="auto"/>
            <w:bottom w:val="none" w:sz="0" w:space="0" w:color="auto"/>
            <w:right w:val="none" w:sz="0" w:space="0" w:color="auto"/>
          </w:divBdr>
        </w:div>
        <w:div w:id="819737724">
          <w:marLeft w:val="0"/>
          <w:marRight w:val="0"/>
          <w:marTop w:val="0"/>
          <w:marBottom w:val="0"/>
          <w:divBdr>
            <w:top w:val="none" w:sz="0" w:space="0" w:color="auto"/>
            <w:left w:val="none" w:sz="0" w:space="0" w:color="auto"/>
            <w:bottom w:val="none" w:sz="0" w:space="0" w:color="auto"/>
            <w:right w:val="none" w:sz="0" w:space="0" w:color="auto"/>
          </w:divBdr>
        </w:div>
      </w:divsChild>
    </w:div>
    <w:div w:id="2065442445">
      <w:marLeft w:val="0"/>
      <w:marRight w:val="0"/>
      <w:marTop w:val="0"/>
      <w:marBottom w:val="0"/>
      <w:divBdr>
        <w:top w:val="none" w:sz="0" w:space="0" w:color="auto"/>
        <w:left w:val="none" w:sz="0" w:space="0" w:color="auto"/>
        <w:bottom w:val="none" w:sz="0" w:space="0" w:color="auto"/>
        <w:right w:val="none" w:sz="0" w:space="0" w:color="auto"/>
      </w:divBdr>
      <w:divsChild>
        <w:div w:id="83233980">
          <w:marLeft w:val="0"/>
          <w:marRight w:val="0"/>
          <w:marTop w:val="0"/>
          <w:marBottom w:val="0"/>
          <w:divBdr>
            <w:top w:val="none" w:sz="0" w:space="0" w:color="auto"/>
            <w:left w:val="none" w:sz="0" w:space="0" w:color="auto"/>
            <w:bottom w:val="none" w:sz="0" w:space="0" w:color="auto"/>
            <w:right w:val="none" w:sz="0" w:space="0" w:color="auto"/>
          </w:divBdr>
        </w:div>
        <w:div w:id="462622789">
          <w:marLeft w:val="0"/>
          <w:marRight w:val="0"/>
          <w:marTop w:val="0"/>
          <w:marBottom w:val="0"/>
          <w:divBdr>
            <w:top w:val="none" w:sz="0" w:space="0" w:color="auto"/>
            <w:left w:val="none" w:sz="0" w:space="0" w:color="auto"/>
            <w:bottom w:val="none" w:sz="0" w:space="0" w:color="auto"/>
            <w:right w:val="none" w:sz="0" w:space="0" w:color="auto"/>
          </w:divBdr>
        </w:div>
        <w:div w:id="840313898">
          <w:marLeft w:val="0"/>
          <w:marRight w:val="0"/>
          <w:marTop w:val="0"/>
          <w:marBottom w:val="0"/>
          <w:divBdr>
            <w:top w:val="none" w:sz="0" w:space="0" w:color="auto"/>
            <w:left w:val="none" w:sz="0" w:space="0" w:color="auto"/>
            <w:bottom w:val="none" w:sz="0" w:space="0" w:color="auto"/>
            <w:right w:val="none" w:sz="0" w:space="0" w:color="auto"/>
          </w:divBdr>
        </w:div>
        <w:div w:id="1811746264">
          <w:marLeft w:val="0"/>
          <w:marRight w:val="0"/>
          <w:marTop w:val="0"/>
          <w:marBottom w:val="0"/>
          <w:divBdr>
            <w:top w:val="none" w:sz="0" w:space="0" w:color="auto"/>
            <w:left w:val="none" w:sz="0" w:space="0" w:color="auto"/>
            <w:bottom w:val="none" w:sz="0" w:space="0" w:color="auto"/>
            <w:right w:val="none" w:sz="0" w:space="0" w:color="auto"/>
          </w:divBdr>
        </w:div>
        <w:div w:id="742724952">
          <w:marLeft w:val="0"/>
          <w:marRight w:val="0"/>
          <w:marTop w:val="0"/>
          <w:marBottom w:val="0"/>
          <w:divBdr>
            <w:top w:val="none" w:sz="0" w:space="0" w:color="auto"/>
            <w:left w:val="none" w:sz="0" w:space="0" w:color="auto"/>
            <w:bottom w:val="none" w:sz="0" w:space="0" w:color="auto"/>
            <w:right w:val="none" w:sz="0" w:space="0" w:color="auto"/>
          </w:divBdr>
        </w:div>
        <w:div w:id="1291322675">
          <w:marLeft w:val="0"/>
          <w:marRight w:val="0"/>
          <w:marTop w:val="0"/>
          <w:marBottom w:val="0"/>
          <w:divBdr>
            <w:top w:val="none" w:sz="0" w:space="0" w:color="auto"/>
            <w:left w:val="none" w:sz="0" w:space="0" w:color="auto"/>
            <w:bottom w:val="none" w:sz="0" w:space="0" w:color="auto"/>
            <w:right w:val="none" w:sz="0" w:space="0" w:color="auto"/>
          </w:divBdr>
        </w:div>
        <w:div w:id="2057124024">
          <w:marLeft w:val="0"/>
          <w:marRight w:val="0"/>
          <w:marTop w:val="0"/>
          <w:marBottom w:val="0"/>
          <w:divBdr>
            <w:top w:val="none" w:sz="0" w:space="0" w:color="auto"/>
            <w:left w:val="none" w:sz="0" w:space="0" w:color="auto"/>
            <w:bottom w:val="none" w:sz="0" w:space="0" w:color="auto"/>
            <w:right w:val="none" w:sz="0" w:space="0" w:color="auto"/>
          </w:divBdr>
        </w:div>
        <w:div w:id="128940368">
          <w:marLeft w:val="0"/>
          <w:marRight w:val="0"/>
          <w:marTop w:val="0"/>
          <w:marBottom w:val="0"/>
          <w:divBdr>
            <w:top w:val="none" w:sz="0" w:space="0" w:color="auto"/>
            <w:left w:val="none" w:sz="0" w:space="0" w:color="auto"/>
            <w:bottom w:val="none" w:sz="0" w:space="0" w:color="auto"/>
            <w:right w:val="none" w:sz="0" w:space="0" w:color="auto"/>
          </w:divBdr>
        </w:div>
        <w:div w:id="188682679">
          <w:marLeft w:val="0"/>
          <w:marRight w:val="0"/>
          <w:marTop w:val="0"/>
          <w:marBottom w:val="0"/>
          <w:divBdr>
            <w:top w:val="none" w:sz="0" w:space="0" w:color="auto"/>
            <w:left w:val="none" w:sz="0" w:space="0" w:color="auto"/>
            <w:bottom w:val="none" w:sz="0" w:space="0" w:color="auto"/>
            <w:right w:val="none" w:sz="0" w:space="0" w:color="auto"/>
          </w:divBdr>
        </w:div>
      </w:divsChild>
    </w:div>
    <w:div w:id="2085101642">
      <w:marLeft w:val="0"/>
      <w:marRight w:val="0"/>
      <w:marTop w:val="0"/>
      <w:marBottom w:val="0"/>
      <w:divBdr>
        <w:top w:val="none" w:sz="0" w:space="0" w:color="auto"/>
        <w:left w:val="none" w:sz="0" w:space="0" w:color="auto"/>
        <w:bottom w:val="none" w:sz="0" w:space="0" w:color="auto"/>
        <w:right w:val="none" w:sz="0" w:space="0" w:color="auto"/>
      </w:divBdr>
      <w:divsChild>
        <w:div w:id="350959605">
          <w:marLeft w:val="0"/>
          <w:marRight w:val="0"/>
          <w:marTop w:val="0"/>
          <w:marBottom w:val="0"/>
          <w:divBdr>
            <w:top w:val="none" w:sz="0" w:space="0" w:color="auto"/>
            <w:left w:val="none" w:sz="0" w:space="0" w:color="auto"/>
            <w:bottom w:val="none" w:sz="0" w:space="0" w:color="auto"/>
            <w:right w:val="none" w:sz="0" w:space="0" w:color="auto"/>
          </w:divBdr>
        </w:div>
        <w:div w:id="1464427581">
          <w:marLeft w:val="0"/>
          <w:marRight w:val="0"/>
          <w:marTop w:val="0"/>
          <w:marBottom w:val="0"/>
          <w:divBdr>
            <w:top w:val="none" w:sz="0" w:space="0" w:color="auto"/>
            <w:left w:val="none" w:sz="0" w:space="0" w:color="auto"/>
            <w:bottom w:val="none" w:sz="0" w:space="0" w:color="auto"/>
            <w:right w:val="none" w:sz="0" w:space="0" w:color="auto"/>
          </w:divBdr>
        </w:div>
        <w:div w:id="777024441">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diagramColors" Target="diagrams/colors1.xm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comments" Target="comments.xml"/><Relationship Id="rId19" Type="http://schemas.microsoft.com/office/2007/relationships/diagramDrawing" Target="diagrams/drawing1.xml"/><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DEF70-07B4-4423-8CA6-68E1836FE43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nl-BE"/>
        </a:p>
      </dgm:t>
    </dgm:pt>
    <dgm:pt modelId="{A62FABD6-F9EF-482D-B7B8-5668D07338E5}">
      <dgm:prSet phldrT="[Tekst]"/>
      <dgm:spPr/>
      <dgm:t>
        <a:bodyPr/>
        <a:lstStyle/>
        <a:p>
          <a:r>
            <a:rPr lang="nl-BE"/>
            <a:t>Filter</a:t>
          </a:r>
        </a:p>
      </dgm:t>
    </dgm:pt>
    <dgm:pt modelId="{18DC3AFE-A52A-40D0-A92C-B5409E0BA78C}" type="parTrans" cxnId="{C90B0CBE-C4E9-4B16-B52E-D3FCF69FC128}">
      <dgm:prSet/>
      <dgm:spPr/>
      <dgm:t>
        <a:bodyPr/>
        <a:lstStyle/>
        <a:p>
          <a:endParaRPr lang="nl-BE"/>
        </a:p>
      </dgm:t>
    </dgm:pt>
    <dgm:pt modelId="{0CD2ECD5-B2B5-4A35-9AE7-5CBBB30618CC}" type="sibTrans" cxnId="{C90B0CBE-C4E9-4B16-B52E-D3FCF69FC128}">
      <dgm:prSet/>
      <dgm:spPr/>
      <dgm:t>
        <a:bodyPr/>
        <a:lstStyle/>
        <a:p>
          <a:endParaRPr lang="nl-BE"/>
        </a:p>
      </dgm:t>
    </dgm:pt>
    <dgm:pt modelId="{78D09F57-EAE6-421E-9F1E-FE714C41E703}">
      <dgm:prSet phldrT="[Tekst]" custT="1"/>
      <dgm:spPr/>
      <dgm:t>
        <a:bodyPr/>
        <a:lstStyle/>
        <a:p>
          <a:r>
            <a:rPr lang="nl-BE" sz="1400"/>
            <a:t>Data Specification</a:t>
          </a:r>
        </a:p>
      </dgm:t>
    </dgm:pt>
    <dgm:pt modelId="{EA1DC2FF-F947-4C22-9DB4-2C363789643A}" type="parTrans" cxnId="{4B5EB0BF-68B9-4187-91C3-387AB75A3BDB}">
      <dgm:prSet/>
      <dgm:spPr/>
      <dgm:t>
        <a:bodyPr/>
        <a:lstStyle/>
        <a:p>
          <a:endParaRPr lang="nl-BE"/>
        </a:p>
      </dgm:t>
    </dgm:pt>
    <dgm:pt modelId="{9666137A-634C-4CB2-A961-C4B02AF3280E}" type="sibTrans" cxnId="{4B5EB0BF-68B9-4187-91C3-387AB75A3BDB}">
      <dgm:prSet/>
      <dgm:spPr/>
      <dgm:t>
        <a:bodyPr/>
        <a:lstStyle/>
        <a:p>
          <a:endParaRPr lang="nl-BE"/>
        </a:p>
      </dgm:t>
    </dgm:pt>
    <dgm:pt modelId="{36787AE9-B105-4A95-B7B4-9DE37272438F}">
      <dgm:prSet phldrT="[Tekst]"/>
      <dgm:spPr/>
      <dgm:t>
        <a:bodyPr/>
        <a:lstStyle/>
        <a:p>
          <a:r>
            <a:rPr lang="nl-BE"/>
            <a:t>Dashboard</a:t>
          </a:r>
        </a:p>
      </dgm:t>
    </dgm:pt>
    <dgm:pt modelId="{9FFC3AE6-CC28-4B08-8217-0420DEFFC52B}" type="parTrans" cxnId="{60CEDA62-27E7-4EFE-9281-CF8A979F2A52}">
      <dgm:prSet/>
      <dgm:spPr/>
      <dgm:t>
        <a:bodyPr/>
        <a:lstStyle/>
        <a:p>
          <a:endParaRPr lang="nl-BE"/>
        </a:p>
      </dgm:t>
    </dgm:pt>
    <dgm:pt modelId="{A3BB7D43-2292-41EA-8FCA-B56FB4B366BC}" type="sibTrans" cxnId="{60CEDA62-27E7-4EFE-9281-CF8A979F2A52}">
      <dgm:prSet/>
      <dgm:spPr/>
      <dgm:t>
        <a:bodyPr/>
        <a:lstStyle/>
        <a:p>
          <a:endParaRPr lang="nl-BE"/>
        </a:p>
      </dgm:t>
    </dgm:pt>
    <dgm:pt modelId="{06BA9E54-9DF1-4E72-886E-7F45E22CF2B2}">
      <dgm:prSet phldrT="[Tekst]" custT="1"/>
      <dgm:spPr/>
      <dgm:t>
        <a:bodyPr/>
        <a:lstStyle/>
        <a:p>
          <a:r>
            <a:rPr lang="nl-BE" sz="1400"/>
            <a:t>Data Visualisation</a:t>
          </a:r>
        </a:p>
      </dgm:t>
    </dgm:pt>
    <dgm:pt modelId="{02420BC6-6DB5-4E45-A4A0-D06A7D85F8E9}" type="parTrans" cxnId="{AA6FB0E3-09EA-4DD9-A082-6B3693834854}">
      <dgm:prSet/>
      <dgm:spPr/>
      <dgm:t>
        <a:bodyPr/>
        <a:lstStyle/>
        <a:p>
          <a:endParaRPr lang="nl-BE"/>
        </a:p>
      </dgm:t>
    </dgm:pt>
    <dgm:pt modelId="{80964213-D3F1-4052-9D73-02F75E51E611}" type="sibTrans" cxnId="{AA6FB0E3-09EA-4DD9-A082-6B3693834854}">
      <dgm:prSet/>
      <dgm:spPr/>
      <dgm:t>
        <a:bodyPr/>
        <a:lstStyle/>
        <a:p>
          <a:endParaRPr lang="nl-BE"/>
        </a:p>
      </dgm:t>
    </dgm:pt>
    <dgm:pt modelId="{8A00745C-2625-4D2F-8C86-E43B8D8FD71B}" type="pres">
      <dgm:prSet presAssocID="{BB8DEF70-07B4-4423-8CA6-68E1836FE43D}" presName="linearFlow" presStyleCnt="0">
        <dgm:presLayoutVars>
          <dgm:dir/>
          <dgm:animLvl val="lvl"/>
          <dgm:resizeHandles val="exact"/>
        </dgm:presLayoutVars>
      </dgm:prSet>
      <dgm:spPr/>
      <dgm:t>
        <a:bodyPr/>
        <a:lstStyle/>
        <a:p>
          <a:endParaRPr lang="nl-BE"/>
        </a:p>
      </dgm:t>
    </dgm:pt>
    <dgm:pt modelId="{8A1603BA-A53D-49DB-AC0B-9EF771D69F41}" type="pres">
      <dgm:prSet presAssocID="{A62FABD6-F9EF-482D-B7B8-5668D07338E5}" presName="composite" presStyleCnt="0"/>
      <dgm:spPr/>
    </dgm:pt>
    <dgm:pt modelId="{835CFE7A-61E3-483B-BB10-0F290C625BE3}" type="pres">
      <dgm:prSet presAssocID="{A62FABD6-F9EF-482D-B7B8-5668D07338E5}" presName="parentText" presStyleLbl="alignNode1" presStyleIdx="0" presStyleCnt="2">
        <dgm:presLayoutVars>
          <dgm:chMax val="1"/>
          <dgm:bulletEnabled val="1"/>
        </dgm:presLayoutVars>
      </dgm:prSet>
      <dgm:spPr/>
      <dgm:t>
        <a:bodyPr/>
        <a:lstStyle/>
        <a:p>
          <a:endParaRPr lang="nl-BE"/>
        </a:p>
      </dgm:t>
    </dgm:pt>
    <dgm:pt modelId="{A965278F-727F-4576-9946-5D488F7B2DC6}" type="pres">
      <dgm:prSet presAssocID="{A62FABD6-F9EF-482D-B7B8-5668D07338E5}" presName="descendantText" presStyleLbl="alignAcc1" presStyleIdx="0" presStyleCnt="2">
        <dgm:presLayoutVars>
          <dgm:bulletEnabled val="1"/>
        </dgm:presLayoutVars>
      </dgm:prSet>
      <dgm:spPr/>
      <dgm:t>
        <a:bodyPr/>
        <a:lstStyle/>
        <a:p>
          <a:endParaRPr lang="nl-BE"/>
        </a:p>
      </dgm:t>
    </dgm:pt>
    <dgm:pt modelId="{DB02F43C-4AD1-4CE9-99EB-1635C0B65D50}" type="pres">
      <dgm:prSet presAssocID="{0CD2ECD5-B2B5-4A35-9AE7-5CBBB30618CC}" presName="sp" presStyleCnt="0"/>
      <dgm:spPr/>
    </dgm:pt>
    <dgm:pt modelId="{61A82DC9-184C-4E67-8BB8-22750B15AF0D}" type="pres">
      <dgm:prSet presAssocID="{36787AE9-B105-4A95-B7B4-9DE37272438F}" presName="composite" presStyleCnt="0"/>
      <dgm:spPr/>
    </dgm:pt>
    <dgm:pt modelId="{CC7901E1-AE9A-445B-ACB0-BB2463871EC4}" type="pres">
      <dgm:prSet presAssocID="{36787AE9-B105-4A95-B7B4-9DE37272438F}" presName="parentText" presStyleLbl="alignNode1" presStyleIdx="1" presStyleCnt="2">
        <dgm:presLayoutVars>
          <dgm:chMax val="1"/>
          <dgm:bulletEnabled val="1"/>
        </dgm:presLayoutVars>
      </dgm:prSet>
      <dgm:spPr/>
      <dgm:t>
        <a:bodyPr/>
        <a:lstStyle/>
        <a:p>
          <a:endParaRPr lang="nl-BE"/>
        </a:p>
      </dgm:t>
    </dgm:pt>
    <dgm:pt modelId="{48CE92D4-53B6-42A9-9DE9-B5FC38DD0026}" type="pres">
      <dgm:prSet presAssocID="{36787AE9-B105-4A95-B7B4-9DE37272438F}" presName="descendantText" presStyleLbl="alignAcc1" presStyleIdx="1" presStyleCnt="2">
        <dgm:presLayoutVars>
          <dgm:bulletEnabled val="1"/>
        </dgm:presLayoutVars>
      </dgm:prSet>
      <dgm:spPr/>
      <dgm:t>
        <a:bodyPr/>
        <a:lstStyle/>
        <a:p>
          <a:endParaRPr lang="nl-BE"/>
        </a:p>
      </dgm:t>
    </dgm:pt>
  </dgm:ptLst>
  <dgm:cxnLst>
    <dgm:cxn modelId="{60CEDA62-27E7-4EFE-9281-CF8A979F2A52}" srcId="{BB8DEF70-07B4-4423-8CA6-68E1836FE43D}" destId="{36787AE9-B105-4A95-B7B4-9DE37272438F}" srcOrd="1" destOrd="0" parTransId="{9FFC3AE6-CC28-4B08-8217-0420DEFFC52B}" sibTransId="{A3BB7D43-2292-41EA-8FCA-B56FB4B366BC}"/>
    <dgm:cxn modelId="{4B5EB0BF-68B9-4187-91C3-387AB75A3BDB}" srcId="{A62FABD6-F9EF-482D-B7B8-5668D07338E5}" destId="{78D09F57-EAE6-421E-9F1E-FE714C41E703}" srcOrd="0" destOrd="0" parTransId="{EA1DC2FF-F947-4C22-9DB4-2C363789643A}" sibTransId="{9666137A-634C-4CB2-A961-C4B02AF3280E}"/>
    <dgm:cxn modelId="{55871FD9-77CE-4622-9208-25353BAFBC4D}" type="presOf" srcId="{BB8DEF70-07B4-4423-8CA6-68E1836FE43D}" destId="{8A00745C-2625-4D2F-8C86-E43B8D8FD71B}" srcOrd="0" destOrd="0" presId="urn:microsoft.com/office/officeart/2005/8/layout/chevron2"/>
    <dgm:cxn modelId="{C90B0CBE-C4E9-4B16-B52E-D3FCF69FC128}" srcId="{BB8DEF70-07B4-4423-8CA6-68E1836FE43D}" destId="{A62FABD6-F9EF-482D-B7B8-5668D07338E5}" srcOrd="0" destOrd="0" parTransId="{18DC3AFE-A52A-40D0-A92C-B5409E0BA78C}" sibTransId="{0CD2ECD5-B2B5-4A35-9AE7-5CBBB30618CC}"/>
    <dgm:cxn modelId="{D429C118-B6FE-47BA-8999-62C5304EC521}" type="presOf" srcId="{36787AE9-B105-4A95-B7B4-9DE37272438F}" destId="{CC7901E1-AE9A-445B-ACB0-BB2463871EC4}" srcOrd="0" destOrd="0" presId="urn:microsoft.com/office/officeart/2005/8/layout/chevron2"/>
    <dgm:cxn modelId="{3B615FC5-6ECB-47CE-86E2-7D4E9733004B}" type="presOf" srcId="{78D09F57-EAE6-421E-9F1E-FE714C41E703}" destId="{A965278F-727F-4576-9946-5D488F7B2DC6}" srcOrd="0" destOrd="0" presId="urn:microsoft.com/office/officeart/2005/8/layout/chevron2"/>
    <dgm:cxn modelId="{ED29F1DB-3458-4A80-A31E-0476CEEE6245}" type="presOf" srcId="{06BA9E54-9DF1-4E72-886E-7F45E22CF2B2}" destId="{48CE92D4-53B6-42A9-9DE9-B5FC38DD0026}" srcOrd="0" destOrd="0" presId="urn:microsoft.com/office/officeart/2005/8/layout/chevron2"/>
    <dgm:cxn modelId="{AA6FB0E3-09EA-4DD9-A082-6B3693834854}" srcId="{36787AE9-B105-4A95-B7B4-9DE37272438F}" destId="{06BA9E54-9DF1-4E72-886E-7F45E22CF2B2}" srcOrd="0" destOrd="0" parTransId="{02420BC6-6DB5-4E45-A4A0-D06A7D85F8E9}" sibTransId="{80964213-D3F1-4052-9D73-02F75E51E611}"/>
    <dgm:cxn modelId="{BF4F885C-F894-4666-934B-A786F72DBB0D}" type="presOf" srcId="{A62FABD6-F9EF-482D-B7B8-5668D07338E5}" destId="{835CFE7A-61E3-483B-BB10-0F290C625BE3}" srcOrd="0" destOrd="0" presId="urn:microsoft.com/office/officeart/2005/8/layout/chevron2"/>
    <dgm:cxn modelId="{09F8BF31-B0ED-4D1F-A8B1-C86212BB6311}" type="presParOf" srcId="{8A00745C-2625-4D2F-8C86-E43B8D8FD71B}" destId="{8A1603BA-A53D-49DB-AC0B-9EF771D69F41}" srcOrd="0" destOrd="0" presId="urn:microsoft.com/office/officeart/2005/8/layout/chevron2"/>
    <dgm:cxn modelId="{9CFD9AD3-BD08-4C89-875C-452B471D1BAA}" type="presParOf" srcId="{8A1603BA-A53D-49DB-AC0B-9EF771D69F41}" destId="{835CFE7A-61E3-483B-BB10-0F290C625BE3}" srcOrd="0" destOrd="0" presId="urn:microsoft.com/office/officeart/2005/8/layout/chevron2"/>
    <dgm:cxn modelId="{10096935-4A38-45F1-97FD-0C97F10B827E}" type="presParOf" srcId="{8A1603BA-A53D-49DB-AC0B-9EF771D69F41}" destId="{A965278F-727F-4576-9946-5D488F7B2DC6}" srcOrd="1" destOrd="0" presId="urn:microsoft.com/office/officeart/2005/8/layout/chevron2"/>
    <dgm:cxn modelId="{0525F551-000C-4B0B-8E59-301CE55F95E4}" type="presParOf" srcId="{8A00745C-2625-4D2F-8C86-E43B8D8FD71B}" destId="{DB02F43C-4AD1-4CE9-99EB-1635C0B65D50}" srcOrd="1" destOrd="0" presId="urn:microsoft.com/office/officeart/2005/8/layout/chevron2"/>
    <dgm:cxn modelId="{3C9F8C09-821D-48F9-9AEF-E835E39326C0}" type="presParOf" srcId="{8A00745C-2625-4D2F-8C86-E43B8D8FD71B}" destId="{61A82DC9-184C-4E67-8BB8-22750B15AF0D}" srcOrd="2" destOrd="0" presId="urn:microsoft.com/office/officeart/2005/8/layout/chevron2"/>
    <dgm:cxn modelId="{F4CB7B3A-F2C6-40D9-9317-B982FBE5DEF9}" type="presParOf" srcId="{61A82DC9-184C-4E67-8BB8-22750B15AF0D}" destId="{CC7901E1-AE9A-445B-ACB0-BB2463871EC4}" srcOrd="0" destOrd="0" presId="urn:microsoft.com/office/officeart/2005/8/layout/chevron2"/>
    <dgm:cxn modelId="{C72012BC-65A5-420A-B901-1A05197F045F}" type="presParOf" srcId="{61A82DC9-184C-4E67-8BB8-22750B15AF0D}" destId="{48CE92D4-53B6-42A9-9DE9-B5FC38DD0026}" srcOrd="1" destOrd="0" presId="urn:microsoft.com/office/officeart/2005/8/layout/chevron2"/>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35CFE7A-61E3-483B-BB10-0F290C625BE3}">
      <dsp:nvSpPr>
        <dsp:cNvPr id="0" name=""/>
        <dsp:cNvSpPr/>
      </dsp:nvSpPr>
      <dsp:spPr>
        <a:xfrm rot="5400000">
          <a:off x="-134524" y="134618"/>
          <a:ext cx="896831" cy="62778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nl-BE" sz="1000" kern="1200"/>
            <a:t>Filter</a:t>
          </a:r>
        </a:p>
      </dsp:txBody>
      <dsp:txXfrm rot="5400000">
        <a:off x="-134524" y="134618"/>
        <a:ext cx="896831" cy="627781"/>
      </dsp:txXfrm>
    </dsp:sp>
    <dsp:sp modelId="{A965278F-727F-4576-9946-5D488F7B2DC6}">
      <dsp:nvSpPr>
        <dsp:cNvPr id="0" name=""/>
        <dsp:cNvSpPr/>
      </dsp:nvSpPr>
      <dsp:spPr>
        <a:xfrm rot="5400000">
          <a:off x="2129882" y="-1502006"/>
          <a:ext cx="582940" cy="3587141"/>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nl-BE" sz="1400" kern="1200"/>
            <a:t>Data Specification</a:t>
          </a:r>
        </a:p>
      </dsp:txBody>
      <dsp:txXfrm rot="5400000">
        <a:off x="2129882" y="-1502006"/>
        <a:ext cx="582940" cy="3587141"/>
      </dsp:txXfrm>
    </dsp:sp>
    <dsp:sp modelId="{CC7901E1-AE9A-445B-ACB0-BB2463871EC4}">
      <dsp:nvSpPr>
        <dsp:cNvPr id="0" name=""/>
        <dsp:cNvSpPr/>
      </dsp:nvSpPr>
      <dsp:spPr>
        <a:xfrm rot="5400000">
          <a:off x="-134524" y="843115"/>
          <a:ext cx="896831" cy="62778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nl-BE" sz="1000" kern="1200"/>
            <a:t>Dashboard</a:t>
          </a:r>
        </a:p>
      </dsp:txBody>
      <dsp:txXfrm rot="5400000">
        <a:off x="-134524" y="843115"/>
        <a:ext cx="896831" cy="627781"/>
      </dsp:txXfrm>
    </dsp:sp>
    <dsp:sp modelId="{48CE92D4-53B6-42A9-9DE9-B5FC38DD0026}">
      <dsp:nvSpPr>
        <dsp:cNvPr id="0" name=""/>
        <dsp:cNvSpPr/>
      </dsp:nvSpPr>
      <dsp:spPr>
        <a:xfrm rot="5400000">
          <a:off x="2129882" y="-793509"/>
          <a:ext cx="582940" cy="3587141"/>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nl-BE" sz="1400" kern="1200"/>
            <a:t>Data Visualisation</a:t>
          </a:r>
        </a:p>
      </dsp:txBody>
      <dsp:txXfrm rot="5400000">
        <a:off x="2129882" y="-793509"/>
        <a:ext cx="582940" cy="35871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users with a quick way to get started using RAS.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420663-F591-468E-B187-E8F2B3A43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20</Pages>
  <Words>1087</Words>
  <Characters>5979</Characters>
  <Application>Microsoft Office Word</Application>
  <DocSecurity>0</DocSecurity>
  <Lines>49</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RAS</vt:lpstr>
      <vt:lpstr>RAS</vt:lpstr>
    </vt:vector>
  </TitlesOfParts>
  <Company/>
  <LinksUpToDate>false</LinksUpToDate>
  <CharactersWithSpaces>7052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c:title>
  <dc:subject>Advanced Quick Start Guide</dc:subject>
  <dc:creator>Ives van der Flaas</dc:creator>
  <cp:lastModifiedBy>Ives van der Flaas</cp:lastModifiedBy>
  <cp:revision>5</cp:revision>
  <dcterms:created xsi:type="dcterms:W3CDTF">2017-09-18T12:41:00Z</dcterms:created>
  <dcterms:modified xsi:type="dcterms:W3CDTF">2017-09-18T15:12:00Z</dcterms:modified>
</cp:coreProperties>
</file>